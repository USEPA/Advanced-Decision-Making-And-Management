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xml" ContentType="application/vnd.openxmlformats-officedocument.wordprocessingml.footer+xml"/>
  <Override PartName="/word/footer3.xml" ContentType="application/vnd.openxmlformats-officedocument.wordprocessingml.footer+xml"/>
  <Override PartName="/word/footer20.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footer21.xml" ContentType="application/vnd.openxmlformats-officedocument.wordprocessingml.footer+xml"/>
  <Override PartName="/word/media/image57.png" ContentType="image/png"/>
  <Override PartName="/word/media/image28.jpeg" ContentType="image/jpeg"/>
  <Override PartName="/word/media/image1.png" ContentType="image/png"/>
  <Override PartName="/word/media/image58.png" ContentType="image/png"/>
  <Override PartName="/word/media/image2.png" ContentType="image/png"/>
  <Override PartName="/word/media/image59.png" ContentType="image/png"/>
  <Override PartName="/word/media/image3.png" ContentType="image/png"/>
  <Override PartName="/word/media/image70.png" ContentType="image/png"/>
  <Override PartName="/word/media/image4.png" ContentType="image/png"/>
  <Override PartName="/word/media/image45.jpeg" ContentType="image/jpeg"/>
  <Override PartName="/word/media/image71.png" ContentType="image/png"/>
  <Override PartName="/word/media/image5.png" ContentType="image/png"/>
  <Override PartName="/word/media/image72.png" ContentType="image/png"/>
  <Override PartName="/word/media/image6.png" ContentType="image/png"/>
  <Override PartName="/word/media/image34.jpeg" ContentType="image/jpeg"/>
  <Override PartName="/word/media/image73.png" ContentType="image/png"/>
  <Override PartName="/word/media/image7.png" ContentType="image/png"/>
  <Override PartName="/word/media/image74.png" ContentType="image/png"/>
  <Override PartName="/word/media/image8.png" ContentType="image/png"/>
  <Override PartName="/word/media/image9.png" ContentType="image/png"/>
  <Override PartName="/word/media/image10.png" ContentType="image/png"/>
  <Override PartName="/word/media/image29.jpeg" ContentType="image/jpe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jpeg" ContentType="image/jpeg"/>
  <Override PartName="/word/media/image47.png" ContentType="image/png"/>
  <Override PartName="/word/media/image30.jpeg" ContentType="image/jpeg"/>
  <Override PartName="/word/media/image31.jpeg" ContentType="image/jpeg"/>
  <Override PartName="/word/media/image42.png" ContentType="image/png"/>
  <Override PartName="/word/media/image32.jpeg" ContentType="image/jpeg"/>
  <Override PartName="/word/media/image52.png" ContentType="image/png"/>
  <Override PartName="/word/media/image33.jpeg" ContentType="image/jpeg"/>
  <Override PartName="/word/media/image62.png" ContentType="image/png"/>
  <Override PartName="/word/media/image35.png" ContentType="image/png"/>
  <Override PartName="/word/media/image37.jpeg" ContentType="image/jpeg"/>
  <Override PartName="/word/media/image36.png" ContentType="image/png"/>
  <Override PartName="/word/media/image38.png" ContentType="image/png"/>
  <Override PartName="/word/media/image39.jpeg" ContentType="image/jpeg"/>
  <Override PartName="/word/media/image55.png" ContentType="image/png"/>
  <Override PartName="/word/media/image40.png" ContentType="image/png"/>
  <Override PartName="/word/media/image41.png" ContentType="image/png"/>
  <Override PartName="/word/media/image43.png" ContentType="image/png"/>
  <Override PartName="/word/media/image44.jpeg" ContentType="image/jpeg"/>
  <Override PartName="/word/media/image46.png" ContentType="image/png"/>
  <Override PartName="/word/media/image48.png" ContentType="image/png"/>
  <Override PartName="/word/media/image83.jpeg" ContentType="image/jpeg"/>
  <Override PartName="/word/media/image49.png" ContentType="image/png"/>
  <Override PartName="/word/media/image50.png" ContentType="image/png"/>
  <Override PartName="/word/media/image51.png" ContentType="image/png"/>
  <Override PartName="/word/media/image60.jpeg" ContentType="image/jpeg"/>
  <Override PartName="/word/media/image53.png" ContentType="image/png"/>
  <Override PartName="/word/media/image54.png" ContentType="image/png"/>
  <Override PartName="/word/media/image56.png" ContentType="image/png"/>
  <Override PartName="/word/media/image63.png" ContentType="image/png"/>
  <Override PartName="/word/media/image61.jpeg" ContentType="image/jpe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5.jpeg" ContentType="image/jpeg"/>
  <Override PartName="/word/media/image76.jpeg" ContentType="image/jpeg"/>
  <Override PartName="/word/media/image77.jpeg" ContentType="image/jpeg"/>
  <Override PartName="/word/media/image78.jpeg" ContentType="image/jpeg"/>
  <Override PartName="/word/media/image79.png" ContentType="image/png"/>
  <Override PartName="/word/media/image80.png" ContentType="image/png"/>
  <Override PartName="/word/media/image81.png" ContentType="image/png"/>
  <Override PartName="/word/media/image82.png" ContentType="image/png"/>
  <Override PartName="/word/footer16.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footer11.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footer31.xml" ContentType="application/vnd.openxmlformats-officedocument.wordprocessingml.foot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7.xml" ContentType="application/vnd.openxmlformats-officedocument.wordprocessingml.footer+xml"/>
  <Override PartName="/word/header16.xml" ContentType="application/vnd.openxmlformats-officedocument.wordprocessingml.header+xml"/>
  <Override PartName="/word/footer18.xml" ContentType="application/vnd.openxmlformats-officedocument.wordprocessingml.footer+xml"/>
  <Override PartName="/word/header17.xml" ContentType="application/vnd.openxmlformats-officedocument.wordprocessingml.header+xml"/>
  <Override PartName="/word/footer19.xml" ContentType="application/vnd.openxmlformats-officedocument.wordprocessingml.footer+xml"/>
  <Override PartName="/word/header18.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footer29.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32.xml" ContentType="application/vnd.openxmlformats-officedocument.wordprocessingml.footer+xml"/>
  <Override PartName="/word/header31.xml" ContentType="application/vnd.openxmlformats-officedocument.wordprocessingml.header+xml"/>
  <Override PartName="/word/footer33.xml" ContentType="application/vnd.openxmlformats-officedocument.wordprocessingml.footer+xml"/>
  <Override PartName="/word/header32.xml" ContentType="application/vnd.openxmlformats-officedocument.wordprocessingml.header+xml"/>
  <Override PartName="/word/footer34.xml" ContentType="application/vnd.openxmlformats-officedocument.wordprocessingml.footer+xml"/>
  <Override PartName="/word/header33.xml" ContentType="application/vnd.openxmlformats-officedocument.wordprocessingml.header+xml"/>
  <Override PartName="/word/footer35.xml" ContentType="application/vnd.openxmlformats-officedocument.wordprocessingml.footer+xml"/>
  <Override PartName="/word/header34.xml" ContentType="application/vnd.openxmlformats-officedocument.wordprocessingml.header+xml"/>
  <Override PartName="/word/footer36.xml" ContentType="application/vnd.openxmlformats-officedocument.wordprocessingml.footer+xml"/>
  <Override PartName="/word/header35.xml" ContentType="application/vnd.openxmlformats-officedocument.wordprocessingml.header+xml"/>
  <Override PartName="/word/footer37.xml" ContentType="application/vnd.openxmlformats-officedocument.wordprocessingml.footer+xml"/>
  <Override PartName="/word/header36.xml" ContentType="application/vnd.openxmlformats-officedocument.wordprocessingml.header+xml"/>
  <Override PartName="/word/footer38.xml" ContentType="application/vnd.openxmlformats-officedocument.wordprocessingml.footer+xml"/>
  <Override PartName="/word/header37.xml" ContentType="application/vnd.openxmlformats-officedocument.wordprocessingml.header+xml"/>
  <Override PartName="/word/footer39.xml" ContentType="application/vnd.openxmlformats-officedocument.wordprocessingml.footer+xml"/>
  <Override PartName="/word/comments.xml" ContentType="application/vnd.openxmlformats-officedocument.wordprocessingml.comment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rPr>
          <w:rFonts w:ascii="Times New Roman" w:hAnsi="Times New Roman"/>
          <w:sz w:val="20"/>
        </w:rPr>
      </w:pPr>
      <w:r>
        <w:rPr>
          <w:rFonts w:ascii="Times New Roman" w:hAnsi="Times New Roman"/>
          <w:sz w:val="20"/>
        </w:rPr>
      </w:r>
    </w:p>
    <w:p>
      <w:pPr>
        <w:pStyle w:val="TextBody"/>
        <w:spacing w:before="5" w:after="0"/>
        <w:rPr>
          <w:rFonts w:ascii="Times New Roman" w:hAnsi="Times New Roman"/>
          <w:sz w:val="20"/>
        </w:rPr>
      </w:pPr>
      <w:r>
        <w:rPr>
          <w:rFonts w:ascii="Times New Roman" w:hAnsi="Times New Roman"/>
          <w:sz w:val="20"/>
        </w:rPr>
      </w:r>
    </w:p>
    <w:p>
      <w:pPr>
        <w:pStyle w:val="Title"/>
        <w:spacing w:lineRule="auto" w:line="276"/>
        <w:rPr/>
      </w:pPr>
      <w:r>
        <w:rPr/>
        <w:t>The Advanced Decis</w:t>
      </w:r>
      <w:r>
        <w:rPr>
          <w:rFonts w:ascii="Palatino Linotype" w:hAnsi="Palatino Linotype"/>
        </w:rPr>
        <w:t>i</w:t>
      </w:r>
      <w:r>
        <w:rPr/>
        <w:t xml:space="preserve">on-making and Management Tool ADAM </w:t>
      </w:r>
      <w:r>
        <w:rPr>
          <w:rFonts w:ascii="Palatino Linotype" w:hAnsi="Palatino Linotype"/>
        </w:rPr>
        <w:t xml:space="preserve">1.0 Beta Version </w:t>
      </w:r>
      <w:r>
        <w:rPr/>
        <w:t>User Guide</w:t>
      </w:r>
    </w:p>
    <w:p>
      <w:pPr>
        <w:pStyle w:val="Heading3"/>
        <w:spacing w:before="242" w:after="0"/>
        <w:rPr>
          <w:rFonts w:ascii="Century Schoolbook" w:hAnsi="Century Schoolbook"/>
          <w:i/>
          <w:i/>
          <w:sz w:val="16"/>
        </w:rPr>
      </w:pPr>
      <w:r>
        <w:rPr/>
        <w:t>Yicheng Hu</w:t>
      </w:r>
      <w:r>
        <w:rPr>
          <w:rFonts w:ascii="Century Schoolbook" w:hAnsi="Century Schoolbook"/>
          <w:i/>
          <w:position w:val="9"/>
          <w:sz w:val="16"/>
        </w:rPr>
        <w:t>‡</w:t>
      </w:r>
      <w:r>
        <w:rPr/>
        <w:t>, Victor M. Zavala</w:t>
      </w:r>
      <w:r>
        <w:rPr>
          <w:rFonts w:ascii="Century Schoolbook" w:hAnsi="Century Schoolbook"/>
          <w:i/>
          <w:position w:val="9"/>
          <w:sz w:val="16"/>
        </w:rPr>
        <w:t>‡</w:t>
      </w:r>
      <w:r>
        <w:rPr/>
        <w:t>, Gerardo Ruiz-Mercado</w:t>
      </w:r>
      <w:r>
        <w:rPr>
          <w:rFonts w:ascii="Century Schoolbook" w:hAnsi="Century Schoolbook"/>
          <w:i/>
          <w:position w:val="9"/>
          <w:sz w:val="16"/>
        </w:rPr>
        <w:t>¶</w:t>
      </w:r>
    </w:p>
    <w:p>
      <w:pPr>
        <w:pStyle w:val="Normal"/>
        <w:spacing w:before="137" w:after="0"/>
        <w:ind w:left="371" w:right="550" w:hanging="0"/>
        <w:jc w:val="center"/>
        <w:rPr>
          <w:sz w:val="20"/>
        </w:rPr>
      </w:pPr>
      <w:r>
        <w:rPr>
          <w:rFonts w:ascii="Verdana" w:hAnsi="Verdana"/>
          <w:i/>
          <w:position w:val="7"/>
          <w:sz w:val="14"/>
        </w:rPr>
        <w:t xml:space="preserve">‡ </w:t>
      </w:r>
      <w:r>
        <w:rPr>
          <w:sz w:val="20"/>
        </w:rPr>
        <w:t>Department of Chemical and Biological Engineering</w:t>
      </w:r>
    </w:p>
    <w:p>
      <w:pPr>
        <w:pStyle w:val="Normal"/>
        <w:spacing w:before="159" w:after="0"/>
        <w:ind w:left="373" w:right="550" w:hanging="0"/>
        <w:jc w:val="center"/>
        <w:rPr>
          <w:sz w:val="20"/>
        </w:rPr>
      </w:pPr>
      <w:r>
        <w:rPr>
          <w:sz w:val="20"/>
        </w:rPr>
        <w:t>University of Wisconsin-Madison, 1415 Engineering Dr, Madison, WI 53706, USA</w:t>
      </w:r>
    </w:p>
    <w:p>
      <w:pPr>
        <w:pStyle w:val="Normal"/>
        <w:spacing w:lineRule="auto" w:line="391" w:before="139" w:after="0"/>
        <w:ind w:left="432" w:right="550" w:hanging="0"/>
        <w:jc w:val="center"/>
        <w:rPr>
          <w:sz w:val="20"/>
        </w:rPr>
      </w:pPr>
      <w:r>
        <w:rPr>
          <w:rFonts w:ascii="Verdana" w:hAnsi="Verdana"/>
          <w:i/>
          <w:position w:val="7"/>
          <w:sz w:val="14"/>
        </w:rPr>
        <w:t>¶</w:t>
      </w:r>
      <w:r>
        <w:rPr>
          <w:sz w:val="20"/>
        </w:rPr>
        <w:t>Center for Environmental Solutions and Emergency Response, U.S. Environmental Protection Agency, 26 West Martin Luther King Drive, Cincinnati, Ohio 45268, USA</w:t>
      </w:r>
    </w:p>
    <w:p>
      <w:pPr>
        <w:pStyle w:val="Normal"/>
        <w:spacing w:before="88" w:after="0"/>
        <w:ind w:left="373" w:right="550" w:hanging="0"/>
        <w:jc w:val="center"/>
        <w:rPr>
          <w:sz w:val="20"/>
        </w:rPr>
      </w:pPr>
      <w:hyperlink r:id="rId2">
        <w:r>
          <w:rPr>
            <w:sz w:val="20"/>
          </w:rPr>
          <w:t>yhu267@wisc.edu</w:t>
        </w:r>
      </w:hyperlink>
    </w:p>
    <w:p>
      <w:pPr>
        <w:pStyle w:val="TextBody"/>
        <w:spacing w:before="6" w:after="0"/>
        <w:rPr>
          <w:sz w:val="18"/>
        </w:rPr>
      </w:pPr>
      <w:r>
        <w:rPr>
          <w:sz w:val="18"/>
        </w:rPr>
      </w:r>
    </w:p>
    <w:p>
      <w:pPr>
        <w:pStyle w:val="Normal"/>
        <w:ind w:left="373" w:right="550" w:hanging="0"/>
        <w:jc w:val="center"/>
        <w:rPr>
          <w:rFonts w:ascii="Courier New" w:hAnsi="Courier New"/>
          <w:sz w:val="20"/>
        </w:rPr>
      </w:pPr>
      <w:r>
        <w:rPr>
          <w:sz w:val="20"/>
        </w:rPr>
        <w:t>US EPA GitHub: https://github.com/USEPA/Advanced-Decision-Making-And-Management</w:t>
      </w:r>
      <w:hyperlink r:id="rId3">
        <w:del w:id="0" w:author="Unknown Author" w:date="2020-09-15T12:33:28Z">
          <w:r>
            <w:rPr/>
            <w:commentReference w:id="0"/>
          </w:r>
        </w:del>
      </w:hyperlink>
    </w:p>
    <w:p>
      <w:pPr>
        <w:pStyle w:val="TextBody"/>
        <w:spacing w:before="3" w:after="0"/>
        <w:rPr>
          <w:rFonts w:ascii="Courier New" w:hAnsi="Courier New"/>
          <w:sz w:val="24"/>
        </w:rPr>
      </w:pPr>
      <w:r>
        <w:rPr>
          <w:rFonts w:ascii="Courier New" w:hAnsi="Courier New"/>
          <w:sz w:val="24"/>
        </w:rPr>
      </w:r>
    </w:p>
    <w:p>
      <w:pPr>
        <w:sectPr>
          <w:footerReference w:type="default" r:id="rId4"/>
          <w:type w:val="nextPage"/>
          <w:pgSz w:w="12240" w:h="15840"/>
          <w:pgMar w:left="1140" w:right="960" w:header="0" w:top="1500" w:footer="704" w:bottom="900" w:gutter="0"/>
          <w:pgNumType w:fmt="decimal"/>
          <w:formProt w:val="false"/>
          <w:textDirection w:val="lrTb"/>
          <w:docGrid w:type="default" w:linePitch="100" w:charSpace="0"/>
        </w:sectPr>
        <w:pStyle w:val="Heading3"/>
        <w:ind w:left="313" w:right="550" w:hanging="0"/>
        <w:rPr/>
      </w:pPr>
      <w:r>
        <w:rPr/>
        <w:t>September 2020</w:t>
      </w:r>
    </w:p>
    <w:p>
      <w:pPr>
        <w:pStyle w:val="TextBody"/>
        <w:spacing w:lineRule="exact" w:line="20"/>
        <w:ind w:left="152" w:hanging="0"/>
        <w:rPr>
          <w:sz w:val="2"/>
        </w:rPr>
      </w:pPr>
      <w:r>
        <w:rPr/>
        <mc:AlternateContent>
          <mc:Choice Requires="wpg">
            <w:drawing>
              <wp:inline distT="0" distB="0" distL="0" distR="0">
                <wp:extent cx="6127750" cy="635"/>
                <wp:effectExtent l="0" t="0" r="0" b="0"/>
                <wp:docPr id="3" name="Shape1"/>
                <a:graphic xmlns:a="http://schemas.openxmlformats.org/drawingml/2006/main">
                  <a:graphicData uri="http://schemas.microsoft.com/office/word/2010/wordprocessingGroup">
                    <wpg:wgp>
                      <wpg:cNvGrpSpPr/>
                      <wpg:grpSpPr>
                        <a:xfrm>
                          <a:off x="0" y="0"/>
                          <a:ext cx="6127200" cy="0"/>
                        </a:xfrm>
                      </wpg:grpSpPr>
                      <wps:wsp>
                        <wps:cNvSpPr/>
                        <wps:spPr>
                          <a:xfrm>
                            <a:off x="0" y="0"/>
                            <a:ext cx="6127200" cy="0"/>
                          </a:xfrm>
                          <a:prstGeom prst="line">
                            <a:avLst/>
                          </a:prstGeom>
                          <a:ln w="5040">
                            <a:solidFill>
                              <a:srgbClr val="000000"/>
                            </a:solidFill>
                            <a:round/>
                          </a:ln>
                        </wps:spPr>
                        <wps:style>
                          <a:lnRef idx="0"/>
                          <a:fillRef idx="0"/>
                          <a:effectRef idx="0"/>
                          <a:fontRef idx="minor"/>
                        </wps:style>
                        <wps:bodyPr/>
                      </wps:wsp>
                    </wpg:wgp>
                  </a:graphicData>
                </a:graphic>
              </wp:inline>
            </w:drawing>
          </mc:Choice>
          <mc:Fallback>
            <w:pict>
              <v:group id="shape_0" alt="Shape1" style="position:absolute;margin-left:0pt;margin-top:-0.05pt;width:482.4pt;height:0pt" coordorigin="0,-1" coordsize="9648,0">
                <v:line id="shape_0" from="0,-1" to="9648,-1" stroked="t" style="position:absolute;mso-position-vertical:top">
                  <v:stroke color="black" weight="5040" joinstyle="round" endcap="flat"/>
                  <v:fill o:detectmouseclick="t" on="false"/>
                </v:line>
              </v:group>
            </w:pict>
          </mc:Fallback>
        </mc:AlternateContent>
      </w:r>
    </w:p>
    <w:p>
      <w:pPr>
        <w:pStyle w:val="TextBody"/>
        <w:spacing w:before="8" w:after="0"/>
        <w:rPr>
          <w:sz w:val="24"/>
        </w:rPr>
      </w:pPr>
      <w:r>
        <w:rPr>
          <w:sz w:val="24"/>
        </w:rPr>
      </w:r>
    </w:p>
    <w:p>
      <w:pPr>
        <w:pStyle w:val="Normal"/>
        <w:spacing w:before="105" w:after="0"/>
        <w:ind w:left="155" w:hanging="0"/>
        <w:rPr>
          <w:b/>
          <w:b/>
          <w:sz w:val="28"/>
        </w:rPr>
      </w:pPr>
      <w:r>
        <w:rPr>
          <w:b/>
          <w:sz w:val="28"/>
        </w:rPr>
        <w:t>Contents</w:t>
      </w:r>
    </w:p>
    <w:sdt>
      <w:sdtPr>
        <w:docPartObj>
          <w:docPartGallery w:val="Table of Contents"/>
          <w:docPartUnique w:val="true"/>
        </w:docPartObj>
        <w:id w:val="203828372"/>
      </w:sdtPr>
      <w:sdtContent>
        <w:p>
          <w:pPr>
            <w:pStyle w:val="Contents1"/>
            <w:numPr>
              <w:ilvl w:val="0"/>
              <w:numId w:val="4"/>
            </w:numPr>
            <w:tabs>
              <w:tab w:val="clear" w:pos="720"/>
              <w:tab w:val="left" w:pos="483" w:leader="none"/>
              <w:tab w:val="left" w:pos="484" w:leader="none"/>
              <w:tab w:val="right" w:pos="9803" w:leader="none"/>
            </w:tabs>
            <w:spacing w:before="280" w:after="0"/>
            <w:ind w:left="483" w:hanging="329"/>
            <w:rPr/>
          </w:pPr>
          <w:hyperlink w:anchor="_bookmark0">
            <w:r>
              <w:rPr>
                <w:color w:val="0000FF"/>
              </w:rPr>
              <w:t>Introduction</w:t>
            </w:r>
          </w:hyperlink>
          <w:r>
            <w:rPr>
              <w:color w:val="0000FF"/>
            </w:rPr>
            <w:tab/>
          </w:r>
          <w:r>
            <w:rPr/>
            <w:t>3</w:t>
          </w:r>
        </w:p>
        <w:p>
          <w:pPr>
            <w:pStyle w:val="Contents2"/>
            <w:tabs>
              <w:tab w:val="clear" w:pos="720"/>
              <w:tab w:val="left" w:pos="984" w:leader="none"/>
              <w:tab w:val="right" w:pos="9803" w:leader="none"/>
            </w:tabs>
            <w:spacing w:before="55" w:after="0"/>
            <w:ind w:left="483" w:hanging="0"/>
            <w:rPr/>
          </w:pPr>
          <w:hyperlink w:anchor="_bookmark1">
            <w:r>
              <w:rPr>
                <w:color w:val="0000FF"/>
              </w:rPr>
              <w:t>1.1</w:t>
              <w:tab/>
              <w:t>Background</w:t>
            </w:r>
          </w:hyperlink>
          <w:r>
            <w:rPr>
              <w:color w:val="0000FF"/>
            </w:rPr>
            <w:t xml:space="preserve">   </w:t>
          </w:r>
          <w:r>
            <w:rPr/>
            <w:t>.  .  .  .  .  .  .  .  .  .  .  .  .  .  .  .  .  .  .  .  .  .  .  .  .  .  .  .  .  .  .  .  .  .  .  .  .  .  .  .  .</w:t>
          </w:r>
          <w:r>
            <w:rPr>
              <w:spacing w:val="-6"/>
            </w:rPr>
            <w:t xml:space="preserve"> </w:t>
          </w:r>
          <w:r>
            <w:rPr/>
            <w:t>.</w:t>
          </w:r>
          <w:r>
            <w:rPr>
              <w:spacing w:val="53"/>
            </w:rPr>
            <w:t xml:space="preserve"> </w:t>
          </w:r>
          <w:r>
            <w:rPr/>
            <w:t>.</w:t>
            <w:tab/>
            <w:t>3</w:t>
          </w:r>
        </w:p>
        <w:p>
          <w:pPr>
            <w:pStyle w:val="Contents2"/>
            <w:tabs>
              <w:tab w:val="clear" w:pos="720"/>
              <w:tab w:val="left" w:pos="984" w:leader="none"/>
              <w:tab w:val="right" w:pos="9803" w:leader="none"/>
            </w:tabs>
            <w:ind w:left="483" w:hanging="0"/>
            <w:rPr/>
          </w:pPr>
          <w:hyperlink w:anchor="_bookmark2">
            <w:r>
              <w:rPr>
                <w:color w:val="0000FF"/>
              </w:rPr>
              <w:t>1.2</w:t>
              <w:tab/>
              <w:t xml:space="preserve">Basic Functions and </w:t>
            </w:r>
            <w:r>
              <w:rPr>
                <w:color w:val="0000FF"/>
                <w:spacing w:val="-5"/>
              </w:rPr>
              <w:t xml:space="preserve">Target </w:t>
            </w:r>
            <w:r>
              <w:rPr>
                <w:color w:val="0000FF"/>
              </w:rPr>
              <w:t>Users</w:t>
            </w:r>
          </w:hyperlink>
          <w:r>
            <w:rPr>
              <w:color w:val="0000FF"/>
            </w:rPr>
            <w:t xml:space="preserve">  </w:t>
          </w:r>
          <w:r>
            <w:rPr/>
            <w:t>.  .  .  .  .  .  .  .  .  .  .  .  .  .  .  .  .  .  .  .  .  .  .  .  .  .  .  .  .</w:t>
          </w:r>
          <w:r>
            <w:rPr>
              <w:spacing w:val="22"/>
            </w:rPr>
            <w:t xml:space="preserve"> </w:t>
          </w:r>
          <w:r>
            <w:rPr/>
            <w:t>.</w:t>
          </w:r>
          <w:r>
            <w:rPr>
              <w:spacing w:val="53"/>
            </w:rPr>
            <w:t xml:space="preserve"> </w:t>
          </w:r>
          <w:r>
            <w:rPr/>
            <w:t>.</w:t>
            <w:tab/>
            <w:t>3</w:t>
          </w:r>
        </w:p>
        <w:p>
          <w:pPr>
            <w:pStyle w:val="Contents2"/>
            <w:tabs>
              <w:tab w:val="clear" w:pos="720"/>
              <w:tab w:val="left" w:pos="984" w:leader="none"/>
              <w:tab w:val="right" w:pos="9803" w:leader="none"/>
            </w:tabs>
            <w:ind w:left="483" w:hanging="0"/>
            <w:rPr/>
          </w:pPr>
          <w:hyperlink w:anchor="_bookmark3">
            <w:r>
              <w:rPr>
                <w:color w:val="0000FF"/>
              </w:rPr>
              <w:t>1.3</w:t>
              <w:tab/>
              <w:t>Structure and Modules in ADAM</w:t>
            </w:r>
          </w:hyperlink>
          <w:r>
            <w:rPr>
              <w:color w:val="0000FF"/>
            </w:rPr>
            <w:t xml:space="preserve"> </w:t>
          </w:r>
          <w:r>
            <w:rPr/>
            <w:t>.  .  .  .  .  .  .  .  .  .  .  .  .  .  .  .  .  .  .  .  .  .  .  .  .  .  .  .  .</w:t>
          </w:r>
          <w:r>
            <w:rPr>
              <w:spacing w:val="10"/>
            </w:rPr>
            <w:t xml:space="preserve"> </w:t>
          </w:r>
          <w:r>
            <w:rPr/>
            <w:t>.</w:t>
          </w:r>
          <w:r>
            <w:rPr>
              <w:spacing w:val="53"/>
            </w:rPr>
            <w:t xml:space="preserve"> </w:t>
          </w:r>
          <w:r>
            <w:rPr/>
            <w:t>.</w:t>
            <w:tab/>
            <w:t>4</w:t>
          </w:r>
        </w:p>
        <w:p>
          <w:pPr>
            <w:pStyle w:val="Contents1"/>
            <w:numPr>
              <w:ilvl w:val="0"/>
              <w:numId w:val="4"/>
            </w:numPr>
            <w:tabs>
              <w:tab w:val="clear" w:pos="720"/>
              <w:tab w:val="left" w:pos="483" w:leader="none"/>
              <w:tab w:val="left" w:pos="484" w:leader="none"/>
              <w:tab w:val="right" w:pos="9803" w:leader="none"/>
            </w:tabs>
            <w:spacing w:before="274" w:after="0"/>
            <w:ind w:left="483" w:hanging="329"/>
            <w:rPr/>
          </w:pPr>
          <w:hyperlink w:anchor="_bookmark5">
            <w:r>
              <w:rPr>
                <w:color w:val="0000FF"/>
              </w:rPr>
              <w:t>ADAM</w:t>
            </w:r>
            <w:r>
              <w:rPr>
                <w:color w:val="0000FF"/>
                <w:spacing w:val="-2"/>
              </w:rPr>
              <w:t xml:space="preserve"> </w:t>
            </w:r>
            <w:r>
              <w:rPr>
                <w:color w:val="0000FF"/>
                <w:spacing w:val="-4"/>
              </w:rPr>
              <w:t>Tutorial</w:t>
            </w:r>
          </w:hyperlink>
          <w:r>
            <w:rPr>
              <w:color w:val="0000FF"/>
              <w:spacing w:val="-4"/>
            </w:rPr>
            <w:tab/>
          </w:r>
          <w:r>
            <w:rPr/>
            <w:t>5</w:t>
          </w:r>
        </w:p>
        <w:p>
          <w:pPr>
            <w:pStyle w:val="Contents2"/>
            <w:tabs>
              <w:tab w:val="clear" w:pos="720"/>
              <w:tab w:val="left" w:pos="984" w:leader="none"/>
              <w:tab w:val="right" w:pos="9803" w:leader="none"/>
            </w:tabs>
            <w:spacing w:before="56" w:after="0"/>
            <w:ind w:left="483" w:hanging="0"/>
            <w:rPr/>
          </w:pPr>
          <w:hyperlink w:anchor="_bookmark6">
            <w:r>
              <w:rPr>
                <w:color w:val="0000FF"/>
              </w:rPr>
              <w:t>2.1</w:t>
              <w:tab/>
              <w:t>Structure and Goals</w:t>
            </w:r>
          </w:hyperlink>
          <w:r>
            <w:rPr>
              <w:color w:val="0000FF"/>
            </w:rPr>
            <w:t xml:space="preserve"> </w:t>
          </w:r>
          <w:r>
            <w:rPr/>
            <w:t>.  .  .  .  .  .  .  .  .  .  .  .  .  .  .  .  .  .  .  .  .  .  .  .  .  .  .  .  .  .  .  .  .  .  .  .  .</w:t>
          </w:r>
          <w:r>
            <w:rPr>
              <w:spacing w:val="14"/>
            </w:rPr>
            <w:t xml:space="preserve"> </w:t>
          </w:r>
          <w:r>
            <w:rPr/>
            <w:t>.</w:t>
          </w:r>
          <w:r>
            <w:rPr>
              <w:spacing w:val="53"/>
            </w:rPr>
            <w:t xml:space="preserve"> </w:t>
          </w:r>
          <w:r>
            <w:rPr/>
            <w:t>.</w:t>
            <w:tab/>
            <w:t>5</w:t>
          </w:r>
        </w:p>
        <w:p>
          <w:pPr>
            <w:pStyle w:val="Contents2"/>
            <w:tabs>
              <w:tab w:val="clear" w:pos="720"/>
              <w:tab w:val="left" w:pos="984" w:leader="none"/>
              <w:tab w:val="right" w:pos="9803" w:leader="none"/>
            </w:tabs>
            <w:ind w:left="483" w:hanging="0"/>
            <w:rPr/>
          </w:pPr>
          <w:hyperlink w:anchor="_bookmark8">
            <w:r>
              <w:rPr>
                <w:color w:val="0000FF"/>
              </w:rPr>
              <w:t>2.2</w:t>
              <w:tab/>
            </w:r>
            <w:r>
              <w:rPr>
                <w:color w:val="0000FF"/>
                <w:spacing w:val="-3"/>
              </w:rPr>
              <w:t xml:space="preserve">Tutorial </w:t>
            </w:r>
            <w:r>
              <w:rPr>
                <w:color w:val="0000FF"/>
              </w:rPr>
              <w:t xml:space="preserve">Part 1 - Biogas From </w:t>
            </w:r>
            <w:r>
              <w:rPr>
                <w:color w:val="0000FF"/>
                <w:spacing w:val="-5"/>
              </w:rPr>
              <w:t>Waste</w:t>
            </w:r>
          </w:hyperlink>
          <w:r>
            <w:rPr>
              <w:color w:val="0000FF"/>
              <w:spacing w:val="-5"/>
            </w:rPr>
            <w:t xml:space="preserve"> </w:t>
          </w:r>
          <w:r>
            <w:rPr/>
            <w:t>.  .  .  .  .  .  .  .  .  .  .  .  .  .  .  .  .  .  .  .  .  .  .  .  .  .  .  .</w:t>
          </w:r>
          <w:r>
            <w:rPr>
              <w:spacing w:val="26"/>
            </w:rPr>
            <w:t xml:space="preserve"> </w:t>
          </w:r>
          <w:r>
            <w:rPr/>
            <w:t>.</w:t>
          </w:r>
          <w:r>
            <w:rPr>
              <w:spacing w:val="53"/>
            </w:rPr>
            <w:t xml:space="preserve"> </w:t>
          </w:r>
          <w:r>
            <w:rPr/>
            <w:t>.</w:t>
            <w:tab/>
            <w:t>7</w:t>
          </w:r>
        </w:p>
        <w:p>
          <w:pPr>
            <w:pStyle w:val="Contents2"/>
            <w:tabs>
              <w:tab w:val="clear" w:pos="720"/>
              <w:tab w:val="left" w:pos="984" w:leader="none"/>
              <w:tab w:val="right" w:pos="9803" w:leader="dot"/>
            </w:tabs>
            <w:spacing w:before="51" w:after="0"/>
            <w:ind w:left="483" w:hanging="0"/>
            <w:rPr/>
          </w:pPr>
          <w:hyperlink w:anchor="_bookmark19">
            <w:r>
              <w:rPr>
                <w:color w:val="0000FF"/>
              </w:rPr>
              <w:t>2.3</w:t>
              <w:tab/>
            </w:r>
            <w:r>
              <w:rPr>
                <w:color w:val="0000FF"/>
                <w:spacing w:val="-3"/>
              </w:rPr>
              <w:t xml:space="preserve">Tutorial </w:t>
            </w:r>
            <w:r>
              <w:rPr>
                <w:color w:val="0000FF"/>
              </w:rPr>
              <w:t>Part 2 -</w:t>
            </w:r>
            <w:r>
              <w:rPr>
                <w:color w:val="0000FF"/>
                <w:spacing w:val="-2"/>
              </w:rPr>
              <w:t xml:space="preserve"> </w:t>
            </w:r>
            <w:r>
              <w:rPr>
                <w:color w:val="0000FF"/>
              </w:rPr>
              <w:t>Custom</w:t>
            </w:r>
            <w:r>
              <w:rPr>
                <w:color w:val="0000FF"/>
                <w:spacing w:val="-1"/>
              </w:rPr>
              <w:t xml:space="preserve"> </w:t>
            </w:r>
            <w:r>
              <w:rPr>
                <w:color w:val="0000FF"/>
              </w:rPr>
              <w:t>Model</w:t>
            </w:r>
          </w:hyperlink>
          <w:r>
            <w:rPr>
              <w:color w:val="0000FF"/>
            </w:rPr>
            <w:tab/>
          </w:r>
          <w:r>
            <w:rPr/>
            <w:t>11</w:t>
          </w:r>
        </w:p>
        <w:p>
          <w:pPr>
            <w:pStyle w:val="Contents1"/>
            <w:numPr>
              <w:ilvl w:val="0"/>
              <w:numId w:val="4"/>
            </w:numPr>
            <w:tabs>
              <w:tab w:val="clear" w:pos="720"/>
              <w:tab w:val="left" w:pos="483" w:leader="none"/>
              <w:tab w:val="left" w:pos="484" w:leader="none"/>
              <w:tab w:val="right" w:pos="9803" w:leader="none"/>
            </w:tabs>
            <w:ind w:left="483" w:hanging="329"/>
            <w:rPr/>
          </w:pPr>
          <w:hyperlink w:anchor="_bookmark24">
            <w:r>
              <w:rPr>
                <w:color w:val="0000FF"/>
              </w:rPr>
              <w:t>User</w:t>
            </w:r>
            <w:r>
              <w:rPr>
                <w:color w:val="0000FF"/>
                <w:spacing w:val="-2"/>
              </w:rPr>
              <w:t xml:space="preserve"> </w:t>
            </w:r>
            <w:r>
              <w:rPr>
                <w:color w:val="0000FF"/>
              </w:rPr>
              <w:t>dashboard</w:t>
            </w:r>
          </w:hyperlink>
          <w:r>
            <w:rPr>
              <w:color w:val="0000FF"/>
            </w:rPr>
            <w:tab/>
          </w:r>
          <w:r>
            <w:rPr/>
            <w:t>13</w:t>
          </w:r>
        </w:p>
        <w:p>
          <w:pPr>
            <w:pStyle w:val="Contents2"/>
            <w:numPr>
              <w:ilvl w:val="1"/>
              <w:numId w:val="4"/>
            </w:numPr>
            <w:tabs>
              <w:tab w:val="clear" w:pos="720"/>
              <w:tab w:val="left" w:pos="984" w:leader="none"/>
              <w:tab w:val="left" w:pos="986" w:leader="none"/>
              <w:tab w:val="right" w:pos="9803" w:leader="dot"/>
            </w:tabs>
            <w:spacing w:before="55" w:after="0"/>
            <w:ind w:left="985" w:hanging="503"/>
            <w:rPr/>
          </w:pPr>
          <w:hyperlink w:anchor="_bookmark25">
            <w:r>
              <w:rPr>
                <w:color w:val="0000FF"/>
              </w:rPr>
              <w:t>Overview</w:t>
            </w:r>
          </w:hyperlink>
          <w:r>
            <w:rPr>
              <w:color w:val="0000FF"/>
            </w:rPr>
            <w:tab/>
          </w:r>
          <w:r>
            <w:rPr/>
            <w:t>13</w:t>
          </w:r>
        </w:p>
        <w:p>
          <w:pPr>
            <w:pStyle w:val="Contents2"/>
            <w:numPr>
              <w:ilvl w:val="1"/>
              <w:numId w:val="4"/>
            </w:numPr>
            <w:tabs>
              <w:tab w:val="clear" w:pos="720"/>
              <w:tab w:val="left" w:pos="984" w:leader="none"/>
              <w:tab w:val="left" w:pos="986" w:leader="none"/>
              <w:tab w:val="right" w:pos="9803" w:leader="dot"/>
            </w:tabs>
            <w:ind w:left="985" w:hanging="503"/>
            <w:rPr/>
          </w:pPr>
          <w:hyperlink w:anchor="_bookmark26">
            <w:r>
              <w:rPr>
                <w:color w:val="0000FF"/>
              </w:rPr>
              <w:t>Registration and</w:t>
            </w:r>
            <w:r>
              <w:rPr>
                <w:color w:val="0000FF"/>
                <w:spacing w:val="-3"/>
              </w:rPr>
              <w:t xml:space="preserve"> </w:t>
            </w:r>
            <w:r>
              <w:rPr>
                <w:color w:val="0000FF"/>
              </w:rPr>
              <w:t>User</w:t>
            </w:r>
            <w:r>
              <w:rPr>
                <w:color w:val="0000FF"/>
                <w:spacing w:val="-1"/>
              </w:rPr>
              <w:t xml:space="preserve"> </w:t>
            </w:r>
            <w:r>
              <w:rPr>
                <w:color w:val="0000FF"/>
              </w:rPr>
              <w:t>Profile</w:t>
            </w:r>
          </w:hyperlink>
          <w:r>
            <w:rPr>
              <w:color w:val="0000FF"/>
            </w:rPr>
            <w:tab/>
          </w:r>
          <w:r>
            <w:rPr/>
            <w:t>13</w:t>
          </w:r>
        </w:p>
        <w:p>
          <w:pPr>
            <w:pStyle w:val="Contents2"/>
            <w:numPr>
              <w:ilvl w:val="1"/>
              <w:numId w:val="4"/>
            </w:numPr>
            <w:tabs>
              <w:tab w:val="clear" w:pos="720"/>
              <w:tab w:val="left" w:pos="984" w:leader="none"/>
              <w:tab w:val="left" w:pos="986" w:leader="none"/>
              <w:tab w:val="right" w:pos="9803" w:leader="dot"/>
            </w:tabs>
            <w:ind w:left="985" w:hanging="503"/>
            <w:rPr/>
          </w:pPr>
          <w:hyperlink w:anchor="_bookmark29">
            <w:r>
              <w:rPr>
                <w:color w:val="0000FF"/>
              </w:rPr>
              <w:t>Case</w:t>
            </w:r>
            <w:r>
              <w:rPr>
                <w:color w:val="0000FF"/>
                <w:spacing w:val="-2"/>
              </w:rPr>
              <w:t xml:space="preserve"> </w:t>
            </w:r>
            <w:r>
              <w:rPr>
                <w:color w:val="0000FF"/>
              </w:rPr>
              <w:t>Studies</w:t>
            </w:r>
          </w:hyperlink>
          <w:r>
            <w:rPr>
              <w:color w:val="0000FF"/>
            </w:rPr>
            <w:tab/>
          </w:r>
          <w:r>
            <w:rPr/>
            <w:t>14</w:t>
          </w:r>
        </w:p>
        <w:p>
          <w:pPr>
            <w:pStyle w:val="Contents2"/>
            <w:numPr>
              <w:ilvl w:val="1"/>
              <w:numId w:val="4"/>
            </w:numPr>
            <w:tabs>
              <w:tab w:val="clear" w:pos="720"/>
              <w:tab w:val="left" w:pos="984" w:leader="none"/>
              <w:tab w:val="left" w:pos="986" w:leader="none"/>
              <w:tab w:val="right" w:pos="9803" w:leader="dot"/>
            </w:tabs>
            <w:ind w:left="985" w:hanging="503"/>
            <w:rPr/>
          </w:pPr>
          <w:hyperlink w:anchor="_bookmark30">
            <w:r>
              <w:rPr>
                <w:color w:val="0000FF"/>
              </w:rPr>
              <w:t>Model</w:t>
            </w:r>
            <w:r>
              <w:rPr>
                <w:color w:val="0000FF"/>
                <w:spacing w:val="-2"/>
              </w:rPr>
              <w:t xml:space="preserve"> </w:t>
            </w:r>
            <w:r>
              <w:rPr>
                <w:color w:val="0000FF"/>
              </w:rPr>
              <w:t>Management</w:t>
            </w:r>
          </w:hyperlink>
          <w:r>
            <w:rPr>
              <w:color w:val="0000FF"/>
            </w:rPr>
            <w:tab/>
          </w:r>
          <w:r>
            <w:rPr/>
            <w:t>16</w:t>
          </w:r>
        </w:p>
        <w:p>
          <w:pPr>
            <w:pStyle w:val="Contents2"/>
            <w:numPr>
              <w:ilvl w:val="1"/>
              <w:numId w:val="4"/>
            </w:numPr>
            <w:tabs>
              <w:tab w:val="clear" w:pos="720"/>
              <w:tab w:val="left" w:pos="984" w:leader="none"/>
              <w:tab w:val="left" w:pos="986" w:leader="none"/>
              <w:tab w:val="right" w:pos="9803" w:leader="dot"/>
            </w:tabs>
            <w:spacing w:before="51" w:after="0"/>
            <w:ind w:left="985" w:hanging="503"/>
            <w:rPr/>
          </w:pPr>
          <w:hyperlink w:anchor="_bookmark33">
            <w:r>
              <w:rPr>
                <w:color w:val="0000FF"/>
              </w:rPr>
              <w:t>Create</w:t>
            </w:r>
            <w:r>
              <w:rPr>
                <w:color w:val="0000FF"/>
                <w:spacing w:val="-2"/>
              </w:rPr>
              <w:t xml:space="preserve"> </w:t>
            </w:r>
            <w:r>
              <w:rPr>
                <w:color w:val="0000FF"/>
              </w:rPr>
              <w:t>a</w:t>
            </w:r>
            <w:r>
              <w:rPr>
                <w:color w:val="0000FF"/>
                <w:spacing w:val="-1"/>
              </w:rPr>
              <w:t xml:space="preserve"> </w:t>
            </w:r>
            <w:r>
              <w:rPr>
                <w:color w:val="0000FF"/>
              </w:rPr>
              <w:t>Model</w:t>
            </w:r>
          </w:hyperlink>
          <w:r>
            <w:rPr>
              <w:color w:val="0000FF"/>
            </w:rPr>
            <w:tab/>
          </w:r>
          <w:r>
            <w:rPr/>
            <w:t>17</w:t>
          </w:r>
        </w:p>
        <w:p>
          <w:pPr>
            <w:pStyle w:val="Contents2"/>
            <w:numPr>
              <w:ilvl w:val="1"/>
              <w:numId w:val="4"/>
            </w:numPr>
            <w:tabs>
              <w:tab w:val="clear" w:pos="720"/>
              <w:tab w:val="left" w:pos="984" w:leader="none"/>
              <w:tab w:val="left" w:pos="986" w:leader="none"/>
              <w:tab w:val="right" w:pos="9803" w:leader="dot"/>
            </w:tabs>
            <w:ind w:left="985" w:hanging="503"/>
            <w:rPr/>
          </w:pPr>
          <w:hyperlink w:anchor="_bookmark35">
            <w:r>
              <w:rPr>
                <w:color w:val="0000FF"/>
              </w:rPr>
              <w:t>Edit a Model -</w:t>
            </w:r>
            <w:r>
              <w:rPr>
                <w:color w:val="0000FF"/>
                <w:spacing w:val="-5"/>
              </w:rPr>
              <w:t xml:space="preserve"> </w:t>
            </w:r>
            <w:r>
              <w:rPr>
                <w:color w:val="0000FF"/>
              </w:rPr>
              <w:t>Common</w:t>
            </w:r>
            <w:r>
              <w:rPr>
                <w:color w:val="0000FF"/>
                <w:spacing w:val="-2"/>
              </w:rPr>
              <w:t xml:space="preserve"> </w:t>
            </w:r>
            <w:r>
              <w:rPr>
                <w:color w:val="0000FF"/>
              </w:rPr>
              <w:t>Options</w:t>
            </w:r>
          </w:hyperlink>
          <w:r>
            <w:rPr>
              <w:color w:val="0000FF"/>
            </w:rPr>
            <w:tab/>
          </w:r>
          <w:r>
            <w:rPr/>
            <w:t>17</w:t>
          </w:r>
        </w:p>
        <w:p>
          <w:pPr>
            <w:pStyle w:val="Contents2"/>
            <w:numPr>
              <w:ilvl w:val="1"/>
              <w:numId w:val="4"/>
            </w:numPr>
            <w:tabs>
              <w:tab w:val="clear" w:pos="720"/>
              <w:tab w:val="left" w:pos="984" w:leader="none"/>
              <w:tab w:val="left" w:pos="986" w:leader="none"/>
              <w:tab w:val="right" w:pos="9803" w:leader="dot"/>
            </w:tabs>
            <w:ind w:left="985" w:hanging="503"/>
            <w:rPr/>
          </w:pPr>
          <w:hyperlink w:anchor="_bookmark38">
            <w:r>
              <w:rPr>
                <w:color w:val="0000FF"/>
              </w:rPr>
              <w:t xml:space="preserve">Edit a Model - Model </w:t>
            </w:r>
            <w:r>
              <w:rPr>
                <w:color w:val="0000FF"/>
                <w:spacing w:val="-5"/>
              </w:rPr>
              <w:t xml:space="preserve">Type </w:t>
            </w:r>
            <w:r>
              <w:rPr>
                <w:color w:val="0000FF"/>
              </w:rPr>
              <w:t>and</w:t>
            </w:r>
            <w:r>
              <w:rPr>
                <w:color w:val="0000FF"/>
                <w:spacing w:val="-5"/>
              </w:rPr>
              <w:t xml:space="preserve"> </w:t>
            </w:r>
            <w:r>
              <w:rPr>
                <w:color w:val="0000FF"/>
                <w:spacing w:val="-3"/>
              </w:rPr>
              <w:t>Time</w:t>
            </w:r>
            <w:r>
              <w:rPr>
                <w:color w:val="0000FF"/>
                <w:spacing w:val="-1"/>
              </w:rPr>
              <w:t xml:space="preserve"> </w:t>
            </w:r>
            <w:r>
              <w:rPr>
                <w:color w:val="0000FF"/>
              </w:rPr>
              <w:t>Basis</w:t>
            </w:r>
          </w:hyperlink>
          <w:r>
            <w:rPr>
              <w:color w:val="0000FF"/>
            </w:rPr>
            <w:tab/>
          </w:r>
          <w:r>
            <w:rPr/>
            <w:t>19</w:t>
          </w:r>
        </w:p>
        <w:p>
          <w:pPr>
            <w:pStyle w:val="Contents2"/>
            <w:numPr>
              <w:ilvl w:val="1"/>
              <w:numId w:val="4"/>
            </w:numPr>
            <w:tabs>
              <w:tab w:val="clear" w:pos="720"/>
              <w:tab w:val="left" w:pos="984" w:leader="none"/>
              <w:tab w:val="left" w:pos="986" w:leader="none"/>
              <w:tab w:val="right" w:pos="9803" w:leader="dot"/>
            </w:tabs>
            <w:ind w:left="985" w:hanging="503"/>
            <w:rPr/>
          </w:pPr>
          <w:hyperlink w:anchor="_bookmark39">
            <w:r>
              <w:rPr>
                <w:color w:val="0000FF"/>
              </w:rPr>
              <w:t xml:space="preserve">Edit a Model - </w:t>
            </w:r>
            <w:r>
              <w:rPr>
                <w:color w:val="0000FF"/>
                <w:spacing w:val="-4"/>
              </w:rPr>
              <w:t xml:space="preserve">Supply, </w:t>
            </w:r>
            <w:r>
              <w:rPr>
                <w:color w:val="0000FF"/>
                <w:spacing w:val="-3"/>
              </w:rPr>
              <w:t>Technology</w:t>
            </w:r>
            <w:r>
              <w:rPr>
                <w:color w:val="0000FF"/>
                <w:spacing w:val="-4"/>
              </w:rPr>
              <w:t xml:space="preserve"> </w:t>
            </w:r>
            <w:r>
              <w:rPr>
                <w:color w:val="0000FF"/>
              </w:rPr>
              <w:t>and</w:t>
            </w:r>
            <w:r>
              <w:rPr>
                <w:color w:val="0000FF"/>
                <w:spacing w:val="-2"/>
              </w:rPr>
              <w:t xml:space="preserve"> </w:t>
            </w:r>
            <w:r>
              <w:rPr>
                <w:color w:val="0000FF"/>
              </w:rPr>
              <w:t>Demand</w:t>
            </w:r>
          </w:hyperlink>
          <w:r>
            <w:rPr>
              <w:color w:val="0000FF"/>
            </w:rPr>
            <w:tab/>
          </w:r>
          <w:r>
            <w:rPr/>
            <w:t>19</w:t>
          </w:r>
        </w:p>
        <w:p>
          <w:pPr>
            <w:pStyle w:val="Contents2"/>
            <w:numPr>
              <w:ilvl w:val="1"/>
              <w:numId w:val="4"/>
            </w:numPr>
            <w:tabs>
              <w:tab w:val="clear" w:pos="720"/>
              <w:tab w:val="left" w:pos="984" w:leader="none"/>
              <w:tab w:val="left" w:pos="986" w:leader="none"/>
              <w:tab w:val="right" w:pos="9803" w:leader="dot"/>
            </w:tabs>
            <w:ind w:left="985" w:hanging="503"/>
            <w:rPr/>
          </w:pPr>
          <w:hyperlink w:anchor="_bookmark45">
            <w:r>
              <w:rPr>
                <w:color w:val="0000FF"/>
              </w:rPr>
              <w:t>Edit a Model</w:t>
            </w:r>
            <w:r>
              <w:rPr>
                <w:color w:val="0000FF"/>
                <w:spacing w:val="-5"/>
              </w:rPr>
              <w:t xml:space="preserve"> </w:t>
            </w:r>
            <w:r>
              <w:rPr>
                <w:color w:val="0000FF"/>
              </w:rPr>
              <w:t>-</w:t>
            </w:r>
            <w:r>
              <w:rPr>
                <w:color w:val="0000FF"/>
                <w:spacing w:val="-1"/>
              </w:rPr>
              <w:t xml:space="preserve"> </w:t>
            </w:r>
            <w:r>
              <w:rPr>
                <w:color w:val="0000FF"/>
              </w:rPr>
              <w:t>Transportation</w:t>
            </w:r>
          </w:hyperlink>
          <w:r>
            <w:rPr>
              <w:color w:val="0000FF"/>
            </w:rPr>
            <w:tab/>
          </w:r>
          <w:r>
            <w:rPr/>
            <w:t>25</w:t>
          </w:r>
        </w:p>
        <w:p>
          <w:pPr>
            <w:pStyle w:val="Contents2"/>
            <w:numPr>
              <w:ilvl w:val="1"/>
              <w:numId w:val="4"/>
            </w:numPr>
            <w:tabs>
              <w:tab w:val="clear" w:pos="720"/>
              <w:tab w:val="left" w:pos="986" w:leader="none"/>
              <w:tab w:val="right" w:pos="9803" w:leader="dot"/>
            </w:tabs>
            <w:spacing w:before="51" w:after="0"/>
            <w:ind w:left="985" w:hanging="503"/>
            <w:rPr/>
          </w:pPr>
          <w:hyperlink w:anchor="_bookmark48">
            <w:r>
              <w:rPr>
                <w:color w:val="0000FF"/>
              </w:rPr>
              <w:t>Run a Model and</w:t>
            </w:r>
            <w:r>
              <w:rPr>
                <w:color w:val="0000FF"/>
                <w:spacing w:val="-5"/>
              </w:rPr>
              <w:t xml:space="preserve"> </w:t>
            </w:r>
            <w:r>
              <w:rPr>
                <w:color w:val="0000FF"/>
              </w:rPr>
              <w:t>Get</w:t>
            </w:r>
            <w:r>
              <w:rPr>
                <w:color w:val="0000FF"/>
                <w:spacing w:val="-2"/>
              </w:rPr>
              <w:t xml:space="preserve"> </w:t>
            </w:r>
            <w:r>
              <w:rPr>
                <w:color w:val="0000FF"/>
              </w:rPr>
              <w:t>Results</w:t>
            </w:r>
          </w:hyperlink>
          <w:r>
            <w:rPr>
              <w:color w:val="0000FF"/>
            </w:rPr>
            <w:tab/>
          </w:r>
          <w:r>
            <w:rPr/>
            <w:t>27</w:t>
          </w:r>
        </w:p>
        <w:p>
          <w:pPr>
            <w:pStyle w:val="Contents2"/>
            <w:numPr>
              <w:ilvl w:val="1"/>
              <w:numId w:val="4"/>
            </w:numPr>
            <w:tabs>
              <w:tab w:val="clear" w:pos="720"/>
              <w:tab w:val="left" w:pos="986" w:leader="none"/>
              <w:tab w:val="right" w:pos="9803" w:leader="dot"/>
            </w:tabs>
            <w:ind w:left="985" w:hanging="503"/>
            <w:rPr/>
          </w:pPr>
          <w:hyperlink w:anchor="_bookmark51">
            <w:r>
              <w:rPr>
                <w:color w:val="0000FF"/>
              </w:rPr>
              <w:t>User</w:t>
            </w:r>
            <w:r>
              <w:rPr>
                <w:color w:val="0000FF"/>
                <w:spacing w:val="-2"/>
              </w:rPr>
              <w:t xml:space="preserve"> </w:t>
            </w:r>
            <w:r>
              <w:rPr>
                <w:color w:val="0000FF"/>
              </w:rPr>
              <w:t>Support</w:t>
            </w:r>
          </w:hyperlink>
          <w:r>
            <w:rPr>
              <w:color w:val="0000FF"/>
            </w:rPr>
            <w:tab/>
          </w:r>
          <w:r>
            <w:rPr/>
            <w:t>28</w:t>
          </w:r>
        </w:p>
        <w:p>
          <w:pPr>
            <w:pStyle w:val="Contents1"/>
            <w:numPr>
              <w:ilvl w:val="0"/>
              <w:numId w:val="4"/>
            </w:numPr>
            <w:tabs>
              <w:tab w:val="clear" w:pos="720"/>
              <w:tab w:val="left" w:pos="483" w:leader="none"/>
              <w:tab w:val="left" w:pos="484" w:leader="none"/>
              <w:tab w:val="right" w:pos="9803" w:leader="none"/>
            </w:tabs>
            <w:ind w:left="483" w:hanging="329"/>
            <w:rPr/>
          </w:pPr>
          <w:hyperlink w:anchor="_bookmark53">
            <w:r>
              <w:rPr>
                <w:color w:val="0000FF"/>
              </w:rPr>
              <w:t>Visualization</w:t>
            </w:r>
          </w:hyperlink>
          <w:r>
            <w:rPr>
              <w:color w:val="0000FF"/>
            </w:rPr>
            <w:tab/>
          </w:r>
          <w:r>
            <w:rPr/>
            <w:t>28</w:t>
          </w:r>
        </w:p>
        <w:p>
          <w:pPr>
            <w:pStyle w:val="Contents2"/>
            <w:numPr>
              <w:ilvl w:val="1"/>
              <w:numId w:val="4"/>
            </w:numPr>
            <w:tabs>
              <w:tab w:val="clear" w:pos="720"/>
              <w:tab w:val="left" w:pos="984" w:leader="none"/>
              <w:tab w:val="left" w:pos="986" w:leader="none"/>
              <w:tab w:val="right" w:pos="9803" w:leader="dot"/>
            </w:tabs>
            <w:spacing w:before="55" w:after="0"/>
            <w:ind w:left="985" w:hanging="503"/>
            <w:rPr/>
          </w:pPr>
          <w:hyperlink w:anchor="_bookmark54">
            <w:r>
              <w:rPr>
                <w:color w:val="0000FF"/>
              </w:rPr>
              <w:t>Visualize Model Data</w:t>
            </w:r>
            <w:r>
              <w:rPr>
                <w:color w:val="0000FF"/>
                <w:spacing w:val="-5"/>
              </w:rPr>
              <w:t xml:space="preserve"> </w:t>
            </w:r>
            <w:r>
              <w:rPr>
                <w:color w:val="0000FF"/>
              </w:rPr>
              <w:t>and</w:t>
            </w:r>
            <w:r>
              <w:rPr>
                <w:color w:val="0000FF"/>
                <w:spacing w:val="-1"/>
              </w:rPr>
              <w:t xml:space="preserve"> </w:t>
            </w:r>
            <w:r>
              <w:rPr>
                <w:color w:val="0000FF"/>
              </w:rPr>
              <w:t>Results</w:t>
            </w:r>
          </w:hyperlink>
          <w:r>
            <w:rPr>
              <w:color w:val="0000FF"/>
            </w:rPr>
            <w:tab/>
          </w:r>
          <w:r>
            <w:rPr/>
            <w:t>28</w:t>
          </w:r>
        </w:p>
        <w:p>
          <w:pPr>
            <w:pStyle w:val="Contents2"/>
            <w:numPr>
              <w:ilvl w:val="1"/>
              <w:numId w:val="4"/>
            </w:numPr>
            <w:tabs>
              <w:tab w:val="clear" w:pos="720"/>
              <w:tab w:val="left" w:pos="984" w:leader="none"/>
              <w:tab w:val="left" w:pos="986" w:leader="none"/>
              <w:tab w:val="right" w:pos="9803" w:leader="dot"/>
            </w:tabs>
            <w:ind w:left="985" w:hanging="503"/>
            <w:rPr/>
          </w:pPr>
          <w:hyperlink w:anchor="_bookmark58">
            <w:r>
              <w:rPr>
                <w:color w:val="0000FF"/>
              </w:rPr>
              <w:t>Visualize</w:t>
            </w:r>
            <w:r>
              <w:rPr>
                <w:color w:val="0000FF"/>
                <w:spacing w:val="-2"/>
              </w:rPr>
              <w:t xml:space="preserve"> </w:t>
            </w:r>
            <w:r>
              <w:rPr>
                <w:color w:val="0000FF"/>
              </w:rPr>
              <w:t>Custom</w:t>
            </w:r>
            <w:r>
              <w:rPr>
                <w:color w:val="0000FF"/>
                <w:spacing w:val="-1"/>
              </w:rPr>
              <w:t xml:space="preserve"> </w:t>
            </w:r>
            <w:r>
              <w:rPr>
                <w:color w:val="0000FF"/>
              </w:rPr>
              <w:t>Data</w:t>
            </w:r>
          </w:hyperlink>
          <w:r>
            <w:rPr>
              <w:color w:val="0000FF"/>
            </w:rPr>
            <w:tab/>
          </w:r>
          <w:r>
            <w:rPr/>
            <w:t>30</w:t>
          </w:r>
        </w:p>
        <w:p>
          <w:pPr>
            <w:pStyle w:val="Contents1"/>
            <w:numPr>
              <w:ilvl w:val="0"/>
              <w:numId w:val="4"/>
            </w:numPr>
            <w:tabs>
              <w:tab w:val="clear" w:pos="720"/>
              <w:tab w:val="left" w:pos="483" w:leader="none"/>
              <w:tab w:val="left" w:pos="484" w:leader="none"/>
              <w:tab w:val="right" w:pos="9803" w:leader="none"/>
            </w:tabs>
            <w:spacing w:before="274" w:after="0"/>
            <w:ind w:left="483" w:hanging="329"/>
            <w:rPr/>
          </w:pPr>
          <w:hyperlink w:anchor="_bookmark62">
            <w:r>
              <w:rPr>
                <w:color w:val="0000FF"/>
              </w:rPr>
              <w:t>Developer</w:t>
            </w:r>
            <w:r>
              <w:rPr>
                <w:color w:val="0000FF"/>
                <w:spacing w:val="-2"/>
              </w:rPr>
              <w:t xml:space="preserve"> </w:t>
            </w:r>
            <w:r>
              <w:rPr>
                <w:color w:val="0000FF"/>
              </w:rPr>
              <w:t>Guide</w:t>
            </w:r>
          </w:hyperlink>
          <w:r>
            <w:rPr>
              <w:color w:val="0000FF"/>
            </w:rPr>
            <w:tab/>
          </w:r>
          <w:r>
            <w:rPr/>
            <w:t>32</w:t>
          </w:r>
        </w:p>
        <w:p>
          <w:pPr>
            <w:pStyle w:val="Contents2"/>
            <w:numPr>
              <w:ilvl w:val="1"/>
              <w:numId w:val="4"/>
            </w:numPr>
            <w:tabs>
              <w:tab w:val="clear" w:pos="720"/>
              <w:tab w:val="left" w:pos="984" w:leader="none"/>
              <w:tab w:val="left" w:pos="986" w:leader="none"/>
              <w:tab w:val="right" w:pos="9803" w:leader="dot"/>
            </w:tabs>
            <w:spacing w:before="56" w:after="0"/>
            <w:ind w:left="985" w:hanging="503"/>
            <w:rPr/>
          </w:pPr>
          <w:hyperlink w:anchor="_bookmark63">
            <w:r>
              <w:rPr>
                <w:color w:val="0000FF"/>
              </w:rPr>
              <w:t>Become an Admin</w:t>
            </w:r>
            <w:r>
              <w:rPr>
                <w:color w:val="0000FF"/>
                <w:spacing w:val="-4"/>
              </w:rPr>
              <w:t xml:space="preserve"> </w:t>
            </w:r>
            <w:r>
              <w:rPr>
                <w:color w:val="0000FF"/>
              </w:rPr>
              <w:t>of</w:t>
            </w:r>
            <w:r>
              <w:rPr>
                <w:color w:val="0000FF"/>
                <w:spacing w:val="-1"/>
              </w:rPr>
              <w:t xml:space="preserve"> </w:t>
            </w:r>
            <w:r>
              <w:rPr>
                <w:color w:val="0000FF"/>
              </w:rPr>
              <w:t>ADAM</w:t>
            </w:r>
          </w:hyperlink>
          <w:r>
            <w:rPr>
              <w:color w:val="0000FF"/>
            </w:rPr>
            <w:tab/>
          </w:r>
          <w:r>
            <w:rPr/>
            <w:t>32</w:t>
          </w:r>
        </w:p>
        <w:p>
          <w:pPr>
            <w:pStyle w:val="Contents2"/>
            <w:numPr>
              <w:ilvl w:val="1"/>
              <w:numId w:val="4"/>
            </w:numPr>
            <w:tabs>
              <w:tab w:val="clear" w:pos="720"/>
              <w:tab w:val="left" w:pos="984" w:leader="none"/>
              <w:tab w:val="left" w:pos="986" w:leader="none"/>
              <w:tab w:val="right" w:pos="9803" w:leader="dot"/>
            </w:tabs>
            <w:ind w:left="985" w:hanging="503"/>
            <w:rPr/>
          </w:pPr>
          <w:hyperlink w:anchor="_bookmark64">
            <w:r>
              <w:rPr>
                <w:color w:val="0000FF"/>
              </w:rPr>
              <w:t>Publish New</w:t>
            </w:r>
            <w:r>
              <w:rPr>
                <w:color w:val="0000FF"/>
                <w:spacing w:val="-3"/>
              </w:rPr>
              <w:t xml:space="preserve"> </w:t>
            </w:r>
            <w:r>
              <w:rPr>
                <w:color w:val="0000FF"/>
              </w:rPr>
              <w:t>Case</w:t>
            </w:r>
            <w:r>
              <w:rPr>
                <w:color w:val="0000FF"/>
                <w:spacing w:val="-1"/>
              </w:rPr>
              <w:t xml:space="preserve"> </w:t>
            </w:r>
            <w:r>
              <w:rPr>
                <w:color w:val="0000FF"/>
              </w:rPr>
              <w:t>Studies</w:t>
            </w:r>
          </w:hyperlink>
          <w:r>
            <w:rPr>
              <w:color w:val="0000FF"/>
            </w:rPr>
            <w:tab/>
          </w:r>
          <w:r>
            <w:rPr/>
            <w:t>33</w:t>
          </w:r>
        </w:p>
        <w:p>
          <w:pPr>
            <w:pStyle w:val="Contents2"/>
            <w:numPr>
              <w:ilvl w:val="1"/>
              <w:numId w:val="4"/>
            </w:numPr>
            <w:tabs>
              <w:tab w:val="clear" w:pos="720"/>
              <w:tab w:val="left" w:pos="984" w:leader="none"/>
              <w:tab w:val="left" w:pos="986" w:leader="none"/>
              <w:tab w:val="right" w:pos="9803" w:leader="dot"/>
            </w:tabs>
            <w:spacing w:before="51" w:after="0"/>
            <w:ind w:left="985" w:hanging="503"/>
            <w:rPr/>
          </w:pPr>
          <w:hyperlink w:anchor="_bookmark65">
            <w:r>
              <w:rPr>
                <w:color w:val="0000FF"/>
              </w:rPr>
              <w:t>Product and</w:t>
            </w:r>
            <w:r>
              <w:rPr>
                <w:color w:val="0000FF"/>
                <w:spacing w:val="-3"/>
              </w:rPr>
              <w:t xml:space="preserve"> Technology</w:t>
            </w:r>
            <w:r>
              <w:rPr>
                <w:color w:val="0000FF"/>
                <w:spacing w:val="-1"/>
              </w:rPr>
              <w:t xml:space="preserve"> </w:t>
            </w:r>
            <w:r>
              <w:rPr>
                <w:color w:val="0000FF"/>
              </w:rPr>
              <w:t>Management</w:t>
            </w:r>
          </w:hyperlink>
          <w:r>
            <w:rPr>
              <w:color w:val="0000FF"/>
            </w:rPr>
            <w:tab/>
          </w:r>
          <w:r>
            <w:rPr/>
            <w:t>34</w:t>
          </w:r>
        </w:p>
        <w:p>
          <w:pPr>
            <w:pStyle w:val="Contents2"/>
            <w:numPr>
              <w:ilvl w:val="1"/>
              <w:numId w:val="4"/>
            </w:numPr>
            <w:tabs>
              <w:tab w:val="clear" w:pos="720"/>
              <w:tab w:val="left" w:pos="984" w:leader="none"/>
              <w:tab w:val="left" w:pos="986" w:leader="none"/>
              <w:tab w:val="right" w:pos="9803" w:leader="dot"/>
            </w:tabs>
            <w:ind w:left="985" w:hanging="503"/>
            <w:rPr/>
          </w:pPr>
          <w:hyperlink w:anchor="_bookmark69">
            <w:r>
              <w:rPr>
                <w:color w:val="0000FF"/>
              </w:rPr>
              <w:t>Object</w:t>
            </w:r>
            <w:r>
              <w:rPr>
                <w:color w:val="0000FF"/>
                <w:spacing w:val="-2"/>
              </w:rPr>
              <w:t xml:space="preserve"> </w:t>
            </w:r>
            <w:r>
              <w:rPr>
                <w:color w:val="0000FF"/>
              </w:rPr>
              <w:t>Management</w:t>
            </w:r>
          </w:hyperlink>
          <w:r>
            <w:rPr>
              <w:color w:val="0000FF"/>
            </w:rPr>
            <w:tab/>
          </w:r>
          <w:r>
            <w:rPr/>
            <w:t>36</w:t>
          </w:r>
        </w:p>
        <w:p>
          <w:pPr>
            <w:pStyle w:val="Contents1"/>
            <w:numPr>
              <w:ilvl w:val="0"/>
              <w:numId w:val="4"/>
            </w:numPr>
            <w:tabs>
              <w:tab w:val="clear" w:pos="720"/>
              <w:tab w:val="left" w:pos="483" w:leader="none"/>
              <w:tab w:val="left" w:pos="484" w:leader="none"/>
              <w:tab w:val="right" w:pos="9803" w:leader="none"/>
            </w:tabs>
            <w:ind w:left="483" w:hanging="329"/>
            <w:rPr/>
          </w:pPr>
          <w:hyperlink w:anchor="_bookmark71">
            <w:r>
              <w:rPr>
                <w:color w:val="0000FF"/>
              </w:rPr>
              <w:t>Endnotes</w:t>
            </w:r>
          </w:hyperlink>
          <w:r>
            <w:rPr>
              <w:color w:val="0000FF"/>
            </w:rPr>
            <w:tab/>
          </w:r>
          <w:r>
            <w:rPr/>
            <w:t>38</w:t>
          </w:r>
        </w:p>
        <w:p>
          <w:pPr>
            <w:pStyle w:val="Contents1"/>
            <w:tabs>
              <w:tab w:val="clear" w:pos="720"/>
              <w:tab w:val="right" w:pos="9803" w:leader="none"/>
            </w:tabs>
            <w:spacing w:before="278" w:after="0"/>
            <w:ind w:left="155" w:hanging="0"/>
            <w:rPr/>
          </w:pPr>
          <w:hyperlink w:anchor="_bookmark72">
            <w:r>
              <w:rPr>
                <w:color w:val="0000FF"/>
              </w:rPr>
              <w:t>Appendix</w:t>
            </w:r>
          </w:hyperlink>
          <w:r>
            <w:rPr>
              <w:color w:val="0000FF"/>
            </w:rPr>
            <w:tab/>
          </w:r>
          <w:r>
            <w:rPr/>
            <w:t>38</w:t>
          </w:r>
        </w:p>
        <w:p>
          <w:pPr>
            <w:sectPr>
              <w:footerReference w:type="default" r:id="rId5"/>
              <w:type w:val="nextPage"/>
              <w:pgSz w:w="12240" w:h="15840"/>
              <w:pgMar w:left="1140" w:right="960" w:header="0" w:top="820" w:footer="704" w:bottom="900" w:gutter="0"/>
              <w:pgNumType w:fmt="decimal"/>
              <w:formProt w:val="false"/>
              <w:textDirection w:val="lrTb"/>
              <w:docGrid w:type="default" w:linePitch="100" w:charSpace="4096"/>
            </w:sectPr>
            <w:pStyle w:val="Contents2"/>
            <w:tabs>
              <w:tab w:val="clear" w:pos="720"/>
              <w:tab w:val="right" w:pos="9803" w:leader="dot"/>
            </w:tabs>
            <w:spacing w:before="55" w:after="0"/>
            <w:ind w:left="483" w:hanging="0"/>
            <w:rPr/>
          </w:pPr>
          <w:hyperlink w:anchor="_bookmark73">
            <w:r>
              <w:rPr>
                <w:color w:val="0000FF"/>
              </w:rPr>
              <w:t>ADAM</w:t>
            </w:r>
            <w:r>
              <w:rPr>
                <w:color w:val="0000FF"/>
                <w:spacing w:val="-2"/>
              </w:rPr>
              <w:t xml:space="preserve"> </w:t>
            </w:r>
          </w:hyperlink>
          <w:hyperlink w:anchor="_bookmark73">
            <w:r>
              <w:rPr>
                <w:color w:val="0000FF"/>
              </w:rPr>
              <w:t>Database</w:t>
            </w:r>
          </w:hyperlink>
          <w:r>
            <w:rPr>
              <w:color w:val="0000FF"/>
            </w:rPr>
            <w:tab/>
          </w:r>
          <w:r>
            <w:rPr/>
            <w:t>38</w:t>
          </w:r>
        </w:p>
        <w:p>
          <w:pPr>
            <w:pStyle w:val="TextBody"/>
            <w:spacing w:before="11" w:after="0"/>
            <w:rPr>
              <w:sz w:val="35"/>
            </w:rPr>
          </w:pPr>
          <w:r>
            <w:rPr>
              <w:sz w:val="35"/>
            </w:rPr>
          </w:r>
        </w:p>
        <w:p>
          <w:pPr>
            <w:pStyle w:val="Heading1"/>
            <w:numPr>
              <w:ilvl w:val="0"/>
              <w:numId w:val="3"/>
            </w:numPr>
            <w:tabs>
              <w:tab w:val="clear" w:pos="720"/>
              <w:tab w:val="left" w:pos="586" w:leader="none"/>
              <w:tab w:val="left" w:pos="587" w:leader="none"/>
            </w:tabs>
            <w:ind w:left="586" w:hanging="432"/>
            <w:rPr/>
          </w:pPr>
          <w:bookmarkStart w:id="0" w:name="Introduction"/>
          <w:bookmarkStart w:id="1" w:name="_bookmark0"/>
          <w:bookmarkEnd w:id="0"/>
          <w:bookmarkEnd w:id="1"/>
          <w:r>
            <w:rPr/>
            <w:t>Introduction</w:t>
          </w:r>
        </w:p>
        <w:p>
          <w:pPr>
            <w:pStyle w:val="Heading2"/>
            <w:numPr>
              <w:ilvl w:val="1"/>
              <w:numId w:val="3"/>
            </w:numPr>
            <w:tabs>
              <w:tab w:val="clear" w:pos="720"/>
              <w:tab w:val="left" w:pos="693" w:leader="none"/>
              <w:tab w:val="left" w:pos="694" w:leader="none"/>
            </w:tabs>
            <w:spacing w:before="270" w:after="0"/>
            <w:ind w:left="693" w:hanging="539"/>
            <w:rPr/>
          </w:pPr>
          <w:bookmarkStart w:id="2" w:name="Background"/>
          <w:bookmarkStart w:id="3" w:name="_bookmark1"/>
          <w:bookmarkEnd w:id="2"/>
          <w:bookmarkEnd w:id="3"/>
          <w:r>
            <w:rPr/>
            <w:t>Background</w:t>
          </w:r>
        </w:p>
        <w:p>
          <w:pPr>
            <w:pStyle w:val="TextBody"/>
            <w:spacing w:lineRule="auto" w:line="280" w:before="204" w:after="0"/>
            <w:ind w:left="155" w:right="335" w:hanging="0"/>
            <w:jc w:val="both"/>
            <w:rPr/>
          </w:pPr>
          <w:r>
            <w:rPr/>
            <w:t xml:space="preserve">The ADAM (Advanced Decision-Making and Management) is designed for systems-level </w:t>
          </w:r>
          <w:r>
            <w:rPr>
              <w:spacing w:val="-3"/>
            </w:rPr>
            <w:t xml:space="preserve">organic </w:t>
          </w:r>
          <w:r>
            <w:rPr/>
            <w:t>waste</w:t>
          </w:r>
          <w:r>
            <w:rPr>
              <w:spacing w:val="-19"/>
            </w:rPr>
            <w:t xml:space="preserve"> </w:t>
          </w:r>
          <w:r>
            <w:rPr/>
            <w:t>management</w:t>
          </w:r>
          <w:r>
            <w:rPr>
              <w:spacing w:val="-19"/>
            </w:rPr>
            <w:t xml:space="preserve"> </w:t>
          </w:r>
          <w:r>
            <w:rPr/>
            <w:t>(OWM)</w:t>
          </w:r>
          <w:r>
            <w:rPr>
              <w:spacing w:val="-19"/>
            </w:rPr>
            <w:t xml:space="preserve"> </w:t>
          </w:r>
          <w:r>
            <w:rPr/>
            <w:t>problems</w:t>
          </w:r>
          <w:r>
            <w:rPr>
              <w:spacing w:val="-19"/>
            </w:rPr>
            <w:t xml:space="preserve"> </w:t>
          </w:r>
          <w:r>
            <w:rPr/>
            <w:t>and</w:t>
          </w:r>
          <w:r>
            <w:rPr>
              <w:spacing w:val="-19"/>
            </w:rPr>
            <w:t xml:space="preserve"> </w:t>
          </w:r>
          <w:r>
            <w:rPr/>
            <w:t>has</w:t>
          </w:r>
          <w:r>
            <w:rPr>
              <w:spacing w:val="-18"/>
            </w:rPr>
            <w:t xml:space="preserve"> </w:t>
          </w:r>
          <w:r>
            <w:rPr/>
            <w:t>been</w:t>
          </w:r>
          <w:r>
            <w:rPr>
              <w:spacing w:val="-20"/>
            </w:rPr>
            <w:t xml:space="preserve"> </w:t>
          </w:r>
          <w:r>
            <w:rPr/>
            <w:t>under</w:t>
          </w:r>
          <w:r>
            <w:rPr>
              <w:spacing w:val="-18"/>
            </w:rPr>
            <w:t xml:space="preserve"> </w:t>
          </w:r>
          <w:r>
            <w:rPr/>
            <w:t>development</w:t>
          </w:r>
          <w:r>
            <w:rPr>
              <w:spacing w:val="-20"/>
            </w:rPr>
            <w:t xml:space="preserve"> </w:t>
          </w:r>
          <w:r>
            <w:rPr/>
            <w:t>since</w:t>
          </w:r>
          <w:r>
            <w:rPr>
              <w:spacing w:val="-18"/>
            </w:rPr>
            <w:t xml:space="preserve"> </w:t>
          </w:r>
          <w:r>
            <w:rPr/>
            <w:t>October</w:t>
          </w:r>
          <w:r>
            <w:rPr>
              <w:spacing w:val="-19"/>
            </w:rPr>
            <w:t xml:space="preserve"> </w:t>
          </w:r>
          <w:r>
            <w:rPr/>
            <w:t>2018. The</w:t>
          </w:r>
          <w:r>
            <w:rPr>
              <w:spacing w:val="-19"/>
            </w:rPr>
            <w:t xml:space="preserve"> </w:t>
          </w:r>
          <w:r>
            <w:rPr>
              <w:spacing w:val="-4"/>
            </w:rPr>
            <w:t xml:space="preserve">main </w:t>
          </w:r>
          <w:r>
            <w:rPr/>
            <w:t>principle</w:t>
          </w:r>
          <w:r>
            <w:rPr>
              <w:spacing w:val="-7"/>
            </w:rPr>
            <w:t xml:space="preserve"> </w:t>
          </w:r>
          <w:r>
            <w:rPr/>
            <w:t>behind</w:t>
          </w:r>
          <w:r>
            <w:rPr>
              <w:spacing w:val="-6"/>
            </w:rPr>
            <w:t xml:space="preserve"> </w:t>
          </w:r>
          <w:r>
            <w:rPr/>
            <w:t>this</w:t>
          </w:r>
          <w:r>
            <w:rPr>
              <w:spacing w:val="-7"/>
            </w:rPr>
            <w:t xml:space="preserve"> </w:t>
          </w:r>
          <w:r>
            <w:rPr/>
            <w:t>tool</w:t>
          </w:r>
          <w:r>
            <w:rPr>
              <w:spacing w:val="-6"/>
            </w:rPr>
            <w:t xml:space="preserve"> </w:t>
          </w:r>
          <w:r>
            <w:rPr/>
            <w:t>is</w:t>
          </w:r>
          <w:r>
            <w:rPr>
              <w:spacing w:val="-6"/>
            </w:rPr>
            <w:t xml:space="preserve"> </w:t>
          </w:r>
          <w:r>
            <w:rPr/>
            <w:t>to</w:t>
          </w:r>
          <w:r>
            <w:rPr>
              <w:spacing w:val="-7"/>
            </w:rPr>
            <w:t xml:space="preserve"> </w:t>
          </w:r>
          <w:r>
            <w:rPr/>
            <w:t>use</w:t>
          </w:r>
          <w:r>
            <w:rPr>
              <w:spacing w:val="-6"/>
            </w:rPr>
            <w:t xml:space="preserve"> </w:t>
          </w:r>
          <w:r>
            <w:rPr/>
            <w:t>logistic</w:t>
          </w:r>
          <w:r>
            <w:rPr>
              <w:spacing w:val="-6"/>
            </w:rPr>
            <w:t xml:space="preserve"> </w:t>
          </w:r>
          <w:r>
            <w:rPr/>
            <w:t>network</w:t>
          </w:r>
          <w:r>
            <w:rPr>
              <w:spacing w:val="-7"/>
            </w:rPr>
            <w:t xml:space="preserve"> </w:t>
          </w:r>
          <w:r>
            <w:rPr/>
            <w:t>optimization</w:t>
          </w:r>
          <w:r>
            <w:rPr>
              <w:spacing w:val="-6"/>
            </w:rPr>
            <w:t xml:space="preserve"> </w:t>
          </w:r>
          <w:r>
            <w:rPr/>
            <w:t>models</w:t>
          </w:r>
          <w:r>
            <w:rPr>
              <w:spacing w:val="-6"/>
            </w:rPr>
            <w:t xml:space="preserve"> </w:t>
          </w:r>
          <w:r>
            <w:rPr/>
            <w:t>to</w:t>
          </w:r>
          <w:r>
            <w:rPr>
              <w:spacing w:val="-7"/>
            </w:rPr>
            <w:t xml:space="preserve"> </w:t>
          </w:r>
          <w:r>
            <w:rPr/>
            <w:t>decide</w:t>
          </w:r>
          <w:r>
            <w:rPr>
              <w:spacing w:val="-6"/>
            </w:rPr>
            <w:t xml:space="preserve"> </w:t>
          </w:r>
          <w:r>
            <w:rPr/>
            <w:t>optimal</w:t>
          </w:r>
          <w:r>
            <w:rPr>
              <w:spacing w:val="-6"/>
            </w:rPr>
            <w:t xml:space="preserve"> </w:t>
          </w:r>
          <w:r>
            <w:rPr/>
            <w:t xml:space="preserve">feedstock and product transformation and transportation options. In this document, we will summarize </w:t>
          </w:r>
          <w:r>
            <w:rPr>
              <w:spacing w:val="-5"/>
            </w:rPr>
            <w:t xml:space="preserve">the </w:t>
          </w:r>
          <w:r>
            <w:rPr/>
            <w:t>functions of this tool and current accomplishments. At the same time, we will provide a detailed user guide and some notes for future developers and</w:t>
          </w:r>
          <w:r>
            <w:rPr>
              <w:spacing w:val="-16"/>
            </w:rPr>
            <w:t xml:space="preserve"> </w:t>
          </w:r>
          <w:r>
            <w:rPr/>
            <w:t>maintainers.</w:t>
          </w:r>
        </w:p>
        <w:p>
          <w:pPr>
            <w:pStyle w:val="TextBody"/>
            <w:spacing w:lineRule="auto" w:line="280"/>
            <w:ind w:left="155" w:right="333" w:firstLine="338"/>
            <w:jc w:val="both"/>
            <w:rPr/>
          </w:pPr>
          <w:r>
            <w:rPr/>
            <w:t xml:space="preserve">OWM is an important sector in the Food-Energy-Water (FEW) nexus, in which organic waste streams are generated in different stages of anthropocentric activities.  For example,  in the State   of Wisconsin, over 1.2 million lactating cows are generating 29 billion pounds of milk (food) </w:t>
          </w:r>
          <w:r>
            <w:rPr>
              <w:spacing w:val="-4"/>
            </w:rPr>
            <w:t xml:space="preserve">and  </w:t>
          </w:r>
          <w:r>
            <w:rPr/>
            <w:t>23 billion liter of manure (organic waste) annually [</w:t>
          </w:r>
          <w:hyperlink w:anchor="_bookmark74">
            <w:r>
              <w:rPr>
                <w:color w:val="0000FF"/>
              </w:rPr>
              <w:t>1</w:t>
            </w:r>
          </w:hyperlink>
          <w:r>
            <w:rPr/>
            <w:t xml:space="preserve">]. Those organic waste streams are usually </w:t>
          </w:r>
          <w:r>
            <w:rPr>
              <w:spacing w:val="-7"/>
            </w:rPr>
            <w:t xml:space="preserve">of </w:t>
          </w:r>
          <w:r>
            <w:rPr/>
            <w:t>low</w:t>
          </w:r>
          <w:r>
            <w:rPr>
              <w:spacing w:val="-6"/>
            </w:rPr>
            <w:t xml:space="preserve"> </w:t>
          </w:r>
          <w:r>
            <w:rPr/>
            <w:t>value</w:t>
          </w:r>
          <w:r>
            <w:rPr>
              <w:spacing w:val="-5"/>
            </w:rPr>
            <w:t xml:space="preserve"> </w:t>
          </w:r>
          <w:r>
            <w:rPr/>
            <w:t>and</w:t>
          </w:r>
          <w:r>
            <w:rPr>
              <w:spacing w:val="-4"/>
            </w:rPr>
            <w:t xml:space="preserve"> </w:t>
          </w:r>
          <w:r>
            <w:rPr/>
            <w:t>highly</w:t>
          </w:r>
          <w:r>
            <w:rPr>
              <w:spacing w:val="-5"/>
            </w:rPr>
            <w:t xml:space="preserve"> </w:t>
          </w:r>
          <w:r>
            <w:rPr/>
            <w:t>distributed</w:t>
          </w:r>
          <w:r>
            <w:rPr>
              <w:spacing w:val="-5"/>
            </w:rPr>
            <w:t xml:space="preserve"> </w:t>
          </w:r>
          <w:r>
            <w:rPr/>
            <w:t>across</w:t>
          </w:r>
          <w:r>
            <w:rPr>
              <w:spacing w:val="-5"/>
            </w:rPr>
            <w:t xml:space="preserve"> </w:t>
          </w:r>
          <w:r>
            <w:rPr/>
            <w:t>many</w:t>
          </w:r>
          <w:r>
            <w:rPr>
              <w:spacing w:val="-5"/>
            </w:rPr>
            <w:t xml:space="preserve"> </w:t>
          </w:r>
          <w:r>
            <w:rPr/>
            <w:t>locations,</w:t>
          </w:r>
          <w:r>
            <w:rPr>
              <w:spacing w:val="-4"/>
            </w:rPr>
            <w:t xml:space="preserve"> </w:t>
          </w:r>
          <w:r>
            <w:rPr/>
            <w:t>and</w:t>
          </w:r>
          <w:r>
            <w:rPr>
              <w:spacing w:val="-5"/>
            </w:rPr>
            <w:t xml:space="preserve"> </w:t>
          </w:r>
          <w:r>
            <w:rPr/>
            <w:t>this</w:t>
          </w:r>
          <w:r>
            <w:rPr>
              <w:spacing w:val="-5"/>
            </w:rPr>
            <w:t xml:space="preserve"> </w:t>
          </w:r>
          <w:r>
            <w:rPr/>
            <w:t>makes</w:t>
          </w:r>
          <w:r>
            <w:rPr>
              <w:spacing w:val="-5"/>
            </w:rPr>
            <w:t xml:space="preserve"> </w:t>
          </w:r>
          <w:r>
            <w:rPr/>
            <w:t>the</w:t>
          </w:r>
          <w:r>
            <w:rPr>
              <w:spacing w:val="-5"/>
            </w:rPr>
            <w:t xml:space="preserve"> </w:t>
          </w:r>
          <w:r>
            <w:rPr/>
            <w:t>processing</w:t>
          </w:r>
          <w:r>
            <w:rPr>
              <w:spacing w:val="-5"/>
            </w:rPr>
            <w:t xml:space="preserve"> </w:t>
          </w:r>
          <w:r>
            <w:rPr/>
            <w:t>technologies hard to employ due to the uncertainty raised by the economy of scale and logistics issues. On the other hand, the unprocessed waste streams are usually environmentally unfriendly - they can gen- erate greenhouse gas emissions, nutrient pollution in soil and waterbodies, pathogens and odors, etc. Therefore, proper management strategies are of vital significance to mitigate the economic and environmental risks in organic waste</w:t>
          </w:r>
          <w:r>
            <w:rPr>
              <w:spacing w:val="-8"/>
            </w:rPr>
            <w:t xml:space="preserve"> </w:t>
          </w:r>
          <w:r>
            <w:rPr/>
            <w:t>processing.</w:t>
          </w:r>
        </w:p>
        <w:p>
          <w:pPr>
            <w:pStyle w:val="TextBody"/>
            <w:spacing w:lineRule="auto" w:line="280"/>
            <w:ind w:left="155" w:right="333" w:firstLine="338"/>
            <w:jc w:val="both"/>
            <w:rPr/>
          </w:pPr>
          <w:r>
            <w:rPr/>
            <w:t>Logistic network optimization has been proven to be a suitable and comprehensive method for analyzing OWM problems or even biomass conversion problems. A logistic network optimization modeling abstract has been established in [</w:t>
          </w:r>
          <w:hyperlink w:anchor="_bookmark75">
            <w:r>
              <w:rPr>
                <w:color w:val="0000FF"/>
              </w:rPr>
              <w:t>2</w:t>
            </w:r>
          </w:hyperlink>
          <w:r>
            <w:rPr/>
            <w:t xml:space="preserve">]. This modeling abstract can be employed in </w:t>
          </w:r>
          <w:r>
            <w:rPr>
              <w:spacing w:val="-3"/>
            </w:rPr>
            <w:t xml:space="preserve">various </w:t>
          </w:r>
          <w:r>
            <w:rPr/>
            <w:t>OWM</w:t>
          </w:r>
          <w:r>
            <w:rPr>
              <w:spacing w:val="-5"/>
            </w:rPr>
            <w:t xml:space="preserve"> </w:t>
          </w:r>
          <w:r>
            <w:rPr/>
            <w:t>practices</w:t>
          </w:r>
          <w:r>
            <w:rPr>
              <w:spacing w:val="-4"/>
            </w:rPr>
            <w:t xml:space="preserve"> </w:t>
          </w:r>
          <w:r>
            <w:rPr/>
            <w:t>regardless</w:t>
          </w:r>
          <w:r>
            <w:rPr>
              <w:spacing w:val="-5"/>
            </w:rPr>
            <w:t xml:space="preserve"> </w:t>
          </w:r>
          <w:r>
            <w:rPr/>
            <w:t>of</w:t>
          </w:r>
          <w:r>
            <w:rPr>
              <w:spacing w:val="-4"/>
            </w:rPr>
            <w:t xml:space="preserve"> </w:t>
          </w:r>
          <w:r>
            <w:rPr/>
            <w:t>the</w:t>
          </w:r>
          <w:r>
            <w:rPr>
              <w:spacing w:val="-5"/>
            </w:rPr>
            <w:t xml:space="preserve"> </w:t>
          </w:r>
          <w:r>
            <w:rPr/>
            <w:t>study</w:t>
          </w:r>
          <w:r>
            <w:rPr>
              <w:spacing w:val="-4"/>
            </w:rPr>
            <w:t xml:space="preserve"> </w:t>
          </w:r>
          <w:r>
            <w:rPr/>
            <w:t>region,</w:t>
          </w:r>
          <w:r>
            <w:rPr>
              <w:spacing w:val="-4"/>
            </w:rPr>
            <w:t xml:space="preserve"> </w:t>
          </w:r>
          <w:r>
            <w:rPr/>
            <w:t>waste</w:t>
          </w:r>
          <w:r>
            <w:rPr>
              <w:spacing w:val="-4"/>
            </w:rPr>
            <w:t xml:space="preserve"> </w:t>
          </w:r>
          <w:r>
            <w:rPr/>
            <w:t>streams,</w:t>
          </w:r>
          <w:r>
            <w:rPr>
              <w:spacing w:val="-4"/>
            </w:rPr>
            <w:t xml:space="preserve"> </w:t>
          </w:r>
          <w:r>
            <w:rPr/>
            <w:t>or</w:t>
          </w:r>
          <w:r>
            <w:rPr>
              <w:spacing w:val="-5"/>
            </w:rPr>
            <w:t xml:space="preserve"> </w:t>
          </w:r>
          <w:r>
            <w:rPr/>
            <w:t>processing</w:t>
          </w:r>
          <w:r>
            <w:rPr>
              <w:spacing w:val="-4"/>
            </w:rPr>
            <w:t xml:space="preserve"> </w:t>
          </w:r>
          <w:r>
            <w:rPr/>
            <w:t>technologies,</w:t>
          </w:r>
          <w:r>
            <w:rPr>
              <w:spacing w:val="-4"/>
            </w:rPr>
            <w:t xml:space="preserve"> </w:t>
          </w:r>
          <w:r>
            <w:rPr/>
            <w:t>as</w:t>
          </w:r>
          <w:r>
            <w:rPr>
              <w:spacing w:val="-4"/>
            </w:rPr>
            <w:t xml:space="preserve"> </w:t>
          </w:r>
          <w:r>
            <w:rPr/>
            <w:t>long</w:t>
          </w:r>
          <w:r>
            <w:rPr>
              <w:spacing w:val="-5"/>
            </w:rPr>
            <w:t xml:space="preserve"> </w:t>
          </w:r>
          <w:r>
            <w:rPr>
              <w:spacing w:val="-6"/>
            </w:rPr>
            <w:t xml:space="preserve">as </w:t>
          </w:r>
          <w:r>
            <w:rPr>
              <w:spacing w:val="-3"/>
            </w:rPr>
            <w:t xml:space="preserve">proper, </w:t>
          </w:r>
          <w:r>
            <w:rPr/>
            <w:t>corresponding datasets are provided. This modeling abstract forms the core foundation of the mathematical modeling behind</w:t>
          </w:r>
          <w:r>
            <w:rPr>
              <w:spacing w:val="-6"/>
            </w:rPr>
            <w:t xml:space="preserve"> </w:t>
          </w:r>
          <w:r>
            <w:rPr/>
            <w:t>ADAM.</w:t>
          </w:r>
        </w:p>
        <w:p>
          <w:pPr>
            <w:pStyle w:val="TextBody"/>
            <w:spacing w:lineRule="auto" w:line="280"/>
            <w:ind w:left="155" w:right="333" w:firstLine="338"/>
            <w:jc w:val="both"/>
            <w:rPr/>
          </w:pPr>
          <w:r>
            <w:rPr/>
            <w:t xml:space="preserve">In recent years, our research team has been devoted to solving OWM problems from different perspectives, following a similar methodological </w:t>
          </w:r>
          <w:r>
            <w:rPr>
              <w:spacing w:val="-3"/>
            </w:rPr>
            <w:t xml:space="preserve">philosophy. </w:t>
          </w:r>
          <w:r>
            <w:rPr/>
            <w:t>Sampat et al [</w:t>
          </w:r>
          <w:hyperlink w:anchor="_bookmark76">
            <w:r>
              <w:rPr>
                <w:color w:val="0000FF"/>
              </w:rPr>
              <w:t>3</w:t>
            </w:r>
          </w:hyperlink>
          <w:r>
            <w:rPr/>
            <w:t xml:space="preserve">] used the developed framework to test the impact of policy incentives, including RINs (Renewable Identification </w:t>
          </w:r>
          <w:r>
            <w:rPr>
              <w:spacing w:val="-3"/>
            </w:rPr>
            <w:t xml:space="preserve">Num- </w:t>
          </w:r>
          <w:r>
            <w:rPr/>
            <w:t>bers), RECs (Renewable Energy Certificates), and hypothetic phosphorus credits. Hu et al [</w:t>
          </w:r>
          <w:hyperlink w:anchor="_bookmark77">
            <w:r>
              <w:rPr>
                <w:color w:val="0000FF"/>
              </w:rPr>
              <w:t>4</w:t>
            </w:r>
          </w:hyperlink>
          <w:r>
            <w:rPr/>
            <w:t>] con- ducted a techno-economic analysis for novel technologies in OWM, i.e. the recovery of fatty acids using different waste streams. Furthermore, case studies related to technology selection and place- ment [</w:t>
          </w:r>
          <w:hyperlink w:anchor="_bookmark78">
            <w:r>
              <w:rPr>
                <w:color w:val="0000FF"/>
              </w:rPr>
              <w:t>5</w:t>
            </w:r>
          </w:hyperlink>
          <w:r>
            <w:rPr/>
            <w:t>], energy recovery [</w:t>
          </w:r>
          <w:hyperlink w:anchor="_bookmark79">
            <w:r>
              <w:rPr>
                <w:color w:val="0000FF"/>
              </w:rPr>
              <w:t>6</w:t>
            </w:r>
          </w:hyperlink>
          <w:r>
            <w:rPr/>
            <w:t>], and nutrient balance [</w:t>
          </w:r>
          <w:hyperlink w:anchor="_bookmark80">
            <w:r>
              <w:rPr>
                <w:color w:val="0000FF"/>
              </w:rPr>
              <w:t>7</w:t>
            </w:r>
          </w:hyperlink>
          <w:r>
            <w:rPr/>
            <w:t xml:space="preserve">, </w:t>
          </w:r>
          <w:hyperlink w:anchor="_bookmark81">
            <w:r>
              <w:rPr>
                <w:color w:val="0000FF"/>
              </w:rPr>
              <w:t>8</w:t>
            </w:r>
          </w:hyperlink>
          <w:r>
            <w:rPr/>
            <w:t>] are also reported. Those research projects mainly focus on problems appearing in the State of Wisconsin, and the organic waste streams con- sidered mainly involve livestock waste. By developing this tool, we hope that more case studies for different</w:t>
          </w:r>
          <w:r>
            <w:rPr>
              <w:spacing w:val="-8"/>
            </w:rPr>
            <w:t xml:space="preserve"> </w:t>
          </w:r>
          <w:r>
            <w:rPr/>
            <w:t>study</w:t>
          </w:r>
          <w:r>
            <w:rPr>
              <w:spacing w:val="-7"/>
            </w:rPr>
            <w:t xml:space="preserve"> </w:t>
          </w:r>
          <w:r>
            <w:rPr/>
            <w:t>regions</w:t>
          </w:r>
          <w:r>
            <w:rPr>
              <w:spacing w:val="-7"/>
            </w:rPr>
            <w:t xml:space="preserve"> </w:t>
          </w:r>
          <w:r>
            <w:rPr/>
            <w:t>and</w:t>
          </w:r>
          <w:r>
            <w:rPr>
              <w:spacing w:val="-7"/>
            </w:rPr>
            <w:t xml:space="preserve"> </w:t>
          </w:r>
          <w:r>
            <w:rPr/>
            <w:t>livestock</w:t>
          </w:r>
          <w:r>
            <w:rPr>
              <w:spacing w:val="-8"/>
            </w:rPr>
            <w:t xml:space="preserve"> </w:t>
          </w:r>
          <w:r>
            <w:rPr/>
            <w:t>waste</w:t>
          </w:r>
          <w:r>
            <w:rPr>
              <w:spacing w:val="-7"/>
            </w:rPr>
            <w:t xml:space="preserve"> </w:t>
          </w:r>
          <w:r>
            <w:rPr/>
            <w:t>streams</w:t>
          </w:r>
          <w:r>
            <w:rPr>
              <w:spacing w:val="-7"/>
            </w:rPr>
            <w:t xml:space="preserve"> </w:t>
          </w:r>
          <w:r>
            <w:rPr/>
            <w:t>will</w:t>
          </w:r>
          <w:r>
            <w:rPr>
              <w:spacing w:val="-7"/>
            </w:rPr>
            <w:t xml:space="preserve"> </w:t>
          </w:r>
          <w:r>
            <w:rPr/>
            <w:t>be</w:t>
          </w:r>
          <w:r>
            <w:rPr>
              <w:spacing w:val="-8"/>
            </w:rPr>
            <w:t xml:space="preserve"> </w:t>
          </w:r>
          <w:r>
            <w:rPr/>
            <w:t>generated</w:t>
          </w:r>
          <w:r>
            <w:rPr>
              <w:spacing w:val="-7"/>
            </w:rPr>
            <w:t xml:space="preserve"> </w:t>
          </w:r>
          <w:r>
            <w:rPr/>
            <w:t>and</w:t>
          </w:r>
          <w:r>
            <w:rPr>
              <w:spacing w:val="-7"/>
            </w:rPr>
            <w:t xml:space="preserve"> </w:t>
          </w:r>
          <w:r>
            <w:rPr/>
            <w:t>published</w:t>
          </w:r>
          <w:r>
            <w:rPr>
              <w:spacing w:val="-7"/>
            </w:rPr>
            <w:t xml:space="preserve"> </w:t>
          </w:r>
          <w:r>
            <w:rPr/>
            <w:t>to</w:t>
          </w:r>
          <w:r>
            <w:rPr>
              <w:spacing w:val="-8"/>
            </w:rPr>
            <w:t xml:space="preserve"> </w:t>
          </w:r>
          <w:r>
            <w:rPr/>
            <w:t>highlight</w:t>
          </w:r>
          <w:r>
            <w:rPr>
              <w:spacing w:val="-7"/>
            </w:rPr>
            <w:t xml:space="preserve"> </w:t>
          </w:r>
          <w:r>
            <w:rPr>
              <w:spacing w:val="-5"/>
            </w:rPr>
            <w:t xml:space="preserve">the </w:t>
          </w:r>
          <w:r>
            <w:rPr/>
            <w:t>importance of sustainability throughout the progress of human</w:t>
          </w:r>
          <w:r>
            <w:rPr>
              <w:spacing w:val="-16"/>
            </w:rPr>
            <w:t xml:space="preserve"> </w:t>
          </w:r>
          <w:r>
            <w:rPr>
              <w:spacing w:val="-4"/>
            </w:rPr>
            <w:t>society.</w:t>
          </w:r>
        </w:p>
        <w:p>
          <w:pPr>
            <w:pStyle w:val="TextBody"/>
            <w:spacing w:before="12" w:after="0"/>
            <w:rPr>
              <w:sz w:val="25"/>
            </w:rPr>
          </w:pPr>
          <w:r>
            <w:rPr>
              <w:sz w:val="25"/>
            </w:rPr>
          </w:r>
        </w:p>
        <w:p>
          <w:pPr>
            <w:pStyle w:val="Heading2"/>
            <w:numPr>
              <w:ilvl w:val="1"/>
              <w:numId w:val="3"/>
            </w:numPr>
            <w:tabs>
              <w:tab w:val="clear" w:pos="720"/>
              <w:tab w:val="left" w:pos="693" w:leader="none"/>
              <w:tab w:val="left" w:pos="694" w:leader="none"/>
            </w:tabs>
            <w:ind w:left="693" w:hanging="539"/>
            <w:rPr/>
          </w:pPr>
          <w:bookmarkStart w:id="4" w:name="Basic_Functions_and_Target_Users"/>
          <w:bookmarkStart w:id="5" w:name="_bookmark2"/>
          <w:bookmarkEnd w:id="4"/>
          <w:bookmarkEnd w:id="5"/>
          <w:r>
            <w:rPr/>
            <w:t xml:space="preserve">Basic Functions and </w:t>
          </w:r>
          <w:r>
            <w:rPr>
              <w:spacing w:val="-5"/>
            </w:rPr>
            <w:t xml:space="preserve">Target </w:t>
          </w:r>
          <w:r>
            <w:rPr/>
            <w:t>Users</w:t>
          </w:r>
        </w:p>
        <w:p>
          <w:pPr>
            <w:sectPr>
              <w:headerReference w:type="default" r:id="rId6"/>
              <w:footerReference w:type="default" r:id="rId7"/>
              <w:type w:val="nextPage"/>
              <w:pgSz w:w="12240" w:h="15840"/>
              <w:pgMar w:left="1140" w:right="960" w:header="638" w:top="820" w:footer="672" w:bottom="860" w:gutter="0"/>
              <w:pgNumType w:fmt="decimal"/>
              <w:formProt w:val="false"/>
              <w:textDirection w:val="lrTb"/>
              <w:docGrid w:type="default" w:linePitch="100" w:charSpace="4096"/>
            </w:sectPr>
            <w:pStyle w:val="Normal"/>
            <w:spacing w:lineRule="auto" w:line="280" w:before="203" w:after="0"/>
            <w:ind w:left="155" w:right="333" w:hanging="0"/>
            <w:jc w:val="both"/>
            <w:rPr/>
          </w:pPr>
          <w:r>
            <w:rPr/>
            <w:t>The</w:t>
          </w:r>
          <w:r>
            <w:rPr>
              <w:spacing w:val="-11"/>
            </w:rPr>
            <w:t xml:space="preserve"> </w:t>
          </w:r>
          <w:r>
            <w:rPr/>
            <w:t>ADAM</w:t>
          </w:r>
          <w:r>
            <w:rPr>
              <w:spacing w:val="-10"/>
            </w:rPr>
            <w:t xml:space="preserve"> </w:t>
          </w:r>
          <w:r>
            <w:rPr/>
            <w:t>provides</w:t>
          </w:r>
          <w:r>
            <w:rPr>
              <w:spacing w:val="-11"/>
            </w:rPr>
            <w:t xml:space="preserve"> </w:t>
          </w:r>
          <w:r>
            <w:rPr/>
            <w:t>an</w:t>
          </w:r>
          <w:r>
            <w:rPr>
              <w:spacing w:val="-10"/>
            </w:rPr>
            <w:t xml:space="preserve"> </w:t>
          </w:r>
          <w:r>
            <w:rPr>
              <w:b/>
            </w:rPr>
            <w:t>automated</w:t>
          </w:r>
          <w:r>
            <w:rPr>
              <w:b/>
              <w:spacing w:val="-11"/>
            </w:rPr>
            <w:t xml:space="preserve"> </w:t>
          </w:r>
          <w:r>
            <w:rPr>
              <w:b/>
            </w:rPr>
            <w:t>procedure</w:t>
          </w:r>
          <w:r>
            <w:rPr>
              <w:b/>
              <w:spacing w:val="-10"/>
            </w:rPr>
            <w:t xml:space="preserve"> </w:t>
          </w:r>
          <w:r>
            <w:rPr>
              <w:b/>
            </w:rPr>
            <w:t>of</w:t>
          </w:r>
          <w:r>
            <w:rPr>
              <w:b/>
              <w:spacing w:val="-11"/>
            </w:rPr>
            <w:t xml:space="preserve"> </w:t>
          </w:r>
          <w:r>
            <w:rPr>
              <w:b/>
            </w:rPr>
            <w:t>logistic</w:t>
          </w:r>
          <w:r>
            <w:rPr>
              <w:b/>
              <w:spacing w:val="-10"/>
            </w:rPr>
            <w:t xml:space="preserve"> </w:t>
          </w:r>
          <w:r>
            <w:rPr>
              <w:b/>
            </w:rPr>
            <w:t>network</w:t>
          </w:r>
          <w:r>
            <w:rPr>
              <w:b/>
              <w:spacing w:val="-10"/>
            </w:rPr>
            <w:t xml:space="preserve"> </w:t>
          </w:r>
          <w:r>
            <w:rPr>
              <w:b/>
            </w:rPr>
            <w:t>modeling,</w:t>
          </w:r>
          <w:r>
            <w:rPr>
              <w:b/>
              <w:spacing w:val="-10"/>
            </w:rPr>
            <w:t xml:space="preserve"> </w:t>
          </w:r>
          <w:r>
            <w:rPr>
              <w:b/>
            </w:rPr>
            <w:t>problem</w:t>
          </w:r>
          <w:r>
            <w:rPr>
              <w:b/>
              <w:spacing w:val="-10"/>
            </w:rPr>
            <w:t xml:space="preserve"> </w:t>
          </w:r>
          <w:r>
            <w:rPr>
              <w:b/>
            </w:rPr>
            <w:t>solving,</w:t>
          </w:r>
          <w:r>
            <w:rPr>
              <w:b/>
              <w:spacing w:val="-10"/>
            </w:rPr>
            <w:t xml:space="preserve"> </w:t>
          </w:r>
          <w:r>
            <w:rPr>
              <w:b/>
            </w:rPr>
            <w:t>and results</w:t>
          </w:r>
          <w:r>
            <w:rPr>
              <w:b/>
              <w:spacing w:val="8"/>
            </w:rPr>
            <w:t xml:space="preserve"> </w:t>
          </w:r>
          <w:r>
            <w:rPr>
              <w:b/>
            </w:rPr>
            <w:t>visualization</w:t>
          </w:r>
          <w:r>
            <w:rPr/>
            <w:t>,</w:t>
          </w:r>
          <w:r>
            <w:rPr>
              <w:spacing w:val="14"/>
            </w:rPr>
            <w:t xml:space="preserve"> </w:t>
          </w:r>
          <w:r>
            <w:rPr/>
            <w:t>once</w:t>
          </w:r>
          <w:r>
            <w:rPr>
              <w:spacing w:val="9"/>
            </w:rPr>
            <w:t xml:space="preserve"> </w:t>
          </w:r>
          <w:r>
            <w:rPr/>
            <w:t>users</w:t>
          </w:r>
          <w:r>
            <w:rPr>
              <w:spacing w:val="9"/>
            </w:rPr>
            <w:t xml:space="preserve"> </w:t>
          </w:r>
          <w:r>
            <w:rPr/>
            <w:t>properly</w:t>
          </w:r>
          <w:r>
            <w:rPr>
              <w:spacing w:val="9"/>
            </w:rPr>
            <w:t xml:space="preserve"> </w:t>
          </w:r>
          <w:r>
            <w:rPr/>
            <w:t>define</w:t>
          </w:r>
          <w:r>
            <w:rPr>
              <w:spacing w:val="9"/>
            </w:rPr>
            <w:t xml:space="preserve"> </w:t>
          </w:r>
          <w:r>
            <w:rPr/>
            <w:t>their</w:t>
          </w:r>
          <w:r>
            <w:rPr>
              <w:spacing w:val="9"/>
            </w:rPr>
            <w:t xml:space="preserve"> </w:t>
          </w:r>
          <w:r>
            <w:rPr/>
            <w:t>OWM</w:t>
          </w:r>
          <w:r>
            <w:rPr>
              <w:spacing w:val="9"/>
            </w:rPr>
            <w:t xml:space="preserve"> </w:t>
          </w:r>
          <w:r>
            <w:rPr/>
            <w:t>problems</w:t>
          </w:r>
          <w:r>
            <w:rPr>
              <w:spacing w:val="8"/>
            </w:rPr>
            <w:t xml:space="preserve"> </w:t>
          </w:r>
          <w:r>
            <w:rPr/>
            <w:t>by</w:t>
          </w:r>
          <w:r>
            <w:rPr>
              <w:spacing w:val="9"/>
            </w:rPr>
            <w:t xml:space="preserve"> </w:t>
          </w:r>
          <w:r>
            <w:rPr/>
            <w:t>providing</w:t>
          </w:r>
          <w:r>
            <w:rPr>
              <w:spacing w:val="9"/>
            </w:rPr>
            <w:t xml:space="preserve"> </w:t>
          </w:r>
          <w:r>
            <w:rPr/>
            <w:t>or</w:t>
          </w:r>
          <w:r>
            <w:rPr>
              <w:spacing w:val="9"/>
            </w:rPr>
            <w:t xml:space="preserve"> </w:t>
          </w:r>
          <w:r>
            <w:rPr/>
            <w:t>specifying</w:t>
          </w:r>
        </w:p>
        <w:p>
          <w:pPr>
            <w:pStyle w:val="TextBody"/>
            <w:rPr>
              <w:sz w:val="20"/>
            </w:rPr>
          </w:pPr>
          <w:r>
            <w:rPr>
              <w:sz w:val="20"/>
            </w:rPr>
          </w:r>
        </w:p>
        <w:p>
          <w:pPr>
            <w:pStyle w:val="TextBody"/>
            <w:rPr>
              <w:sz w:val="20"/>
            </w:rPr>
          </w:pPr>
          <w:r>
            <w:rPr>
              <w:sz w:val="20"/>
            </w:rPr>
          </w:r>
        </w:p>
        <w:p>
          <w:pPr>
            <w:pStyle w:val="TextBody"/>
            <w:spacing w:lineRule="auto" w:line="280" w:before="1" w:after="0"/>
            <w:ind w:left="155" w:right="335" w:hanging="0"/>
            <w:jc w:val="both"/>
            <w:rPr/>
          </w:pPr>
          <w:r>
            <w:rPr/>
            <w:t>corresponding data. Some built-in auxiliary functions are provided, such as a simple, detailed tu- torial of ADAM, and a database system where users can find data of typical organic waste streams, processing technologies, or data packages related to published studies.</w:t>
          </w:r>
        </w:p>
        <w:p>
          <w:pPr>
            <w:pStyle w:val="TextBody"/>
            <w:spacing w:lineRule="exact" w:line="273"/>
            <w:ind w:left="494" w:hanging="0"/>
            <w:jc w:val="both"/>
            <w:rPr/>
          </w:pPr>
          <w:r>
            <w:rPr/>
            <w:t>Target users of ADAM could include (but not limited to):</w:t>
          </w:r>
        </w:p>
        <w:p>
          <w:pPr>
            <w:pStyle w:val="ListParagraph"/>
            <w:numPr>
              <w:ilvl w:val="0"/>
              <w:numId w:val="2"/>
            </w:numPr>
            <w:tabs>
              <w:tab w:val="clear" w:pos="720"/>
              <w:tab w:val="left" w:pos="375" w:leader="none"/>
            </w:tabs>
            <w:ind w:left="374" w:hanging="220"/>
            <w:rPr/>
          </w:pPr>
          <w:r>
            <w:rPr/>
            <w:t>college students and researchers in engineering or any other related</w:t>
          </w:r>
          <w:r>
            <w:rPr>
              <w:spacing w:val="-23"/>
            </w:rPr>
            <w:t xml:space="preserve"> </w:t>
          </w:r>
          <w:r>
            <w:rPr/>
            <w:t>fields;</w:t>
          </w:r>
        </w:p>
        <w:p>
          <w:pPr>
            <w:pStyle w:val="ListParagraph"/>
            <w:numPr>
              <w:ilvl w:val="0"/>
              <w:numId w:val="2"/>
            </w:numPr>
            <w:tabs>
              <w:tab w:val="clear" w:pos="720"/>
              <w:tab w:val="left" w:pos="375" w:leader="none"/>
            </w:tabs>
            <w:ind w:left="374" w:hanging="220"/>
            <w:rPr/>
          </w:pPr>
          <w:r>
            <w:rPr/>
            <w:t>experimentalists and developers who want to do preliminary tests of their</w:t>
          </w:r>
          <w:r>
            <w:rPr>
              <w:spacing w:val="-33"/>
            </w:rPr>
            <w:t xml:space="preserve"> </w:t>
          </w:r>
          <w:r>
            <w:rPr/>
            <w:t>technologies;</w:t>
          </w:r>
        </w:p>
        <w:p>
          <w:pPr>
            <w:pStyle w:val="ListParagraph"/>
            <w:numPr>
              <w:ilvl w:val="0"/>
              <w:numId w:val="2"/>
            </w:numPr>
            <w:tabs>
              <w:tab w:val="clear" w:pos="720"/>
              <w:tab w:val="left" w:pos="375" w:leader="none"/>
            </w:tabs>
            <w:ind w:left="374" w:hanging="220"/>
            <w:rPr/>
          </w:pPr>
          <w:r>
            <w:rPr/>
            <w:t>policy makers and stakeholders who want to learn macroscopical information about</w:t>
          </w:r>
          <w:r>
            <w:rPr>
              <w:spacing w:val="-39"/>
            </w:rPr>
            <w:t xml:space="preserve"> </w:t>
          </w:r>
          <w:r>
            <w:rPr/>
            <w:t>OWM;</w:t>
          </w:r>
        </w:p>
        <w:p>
          <w:pPr>
            <w:pStyle w:val="ListParagraph"/>
            <w:numPr>
              <w:ilvl w:val="0"/>
              <w:numId w:val="2"/>
            </w:numPr>
            <w:tabs>
              <w:tab w:val="clear" w:pos="720"/>
              <w:tab w:val="left" w:pos="375" w:leader="none"/>
            </w:tabs>
            <w:ind w:left="374" w:hanging="220"/>
            <w:rPr/>
          </w:pPr>
          <w:r>
            <w:rPr/>
            <w:t>others who are interested in systems-level OWM</w:t>
          </w:r>
          <w:r>
            <w:rPr>
              <w:spacing w:val="-12"/>
            </w:rPr>
            <w:t xml:space="preserve"> </w:t>
          </w:r>
          <w:r>
            <w:rPr/>
            <w:t>problems.</w:t>
          </w:r>
        </w:p>
        <w:p>
          <w:pPr>
            <w:pStyle w:val="TextBody"/>
            <w:spacing w:before="7" w:after="0"/>
            <w:rPr>
              <w:sz w:val="30"/>
            </w:rPr>
          </w:pPr>
          <w:r>
            <w:rPr>
              <w:sz w:val="30"/>
            </w:rPr>
          </w:r>
        </w:p>
        <w:p>
          <w:pPr>
            <w:pStyle w:val="Heading2"/>
            <w:numPr>
              <w:ilvl w:val="1"/>
              <w:numId w:val="3"/>
            </w:numPr>
            <w:tabs>
              <w:tab w:val="clear" w:pos="720"/>
              <w:tab w:val="left" w:pos="693" w:leader="none"/>
              <w:tab w:val="left" w:pos="694" w:leader="none"/>
            </w:tabs>
            <w:ind w:left="693" w:hanging="539"/>
            <w:rPr/>
          </w:pPr>
          <w:bookmarkStart w:id="6" w:name="Structure_and_Modules_in_ADAM"/>
          <w:bookmarkStart w:id="7" w:name="_bookmark3"/>
          <w:bookmarkEnd w:id="6"/>
          <w:bookmarkEnd w:id="7"/>
          <w:r>
            <w:rPr/>
            <w:t>Structure and Modules in</w:t>
          </w:r>
          <w:r>
            <w:rPr>
              <w:spacing w:val="-5"/>
            </w:rPr>
            <w:t xml:space="preserve"> </w:t>
          </w:r>
          <w:r>
            <w:rPr/>
            <w:t>ADAM</w:t>
          </w:r>
        </w:p>
        <w:p>
          <w:pPr>
            <w:pStyle w:val="TextBody"/>
            <w:spacing w:lineRule="auto" w:line="278" w:before="204" w:after="0"/>
            <w:ind w:left="155" w:right="333" w:hanging="0"/>
            <w:jc w:val="both"/>
            <w:rPr/>
          </w:pPr>
          <w:r>
            <w:rPr/>
            <w:t xml:space="preserve">The current structure of ADAM is shown below in Figure </w:t>
          </w:r>
          <w:hyperlink w:anchor="_bookmark4">
            <w:r>
              <w:rPr>
                <w:color w:val="0000FF"/>
              </w:rPr>
              <w:t>1</w:t>
            </w:r>
          </w:hyperlink>
          <w:r>
            <w:rPr/>
            <w:t xml:space="preserve">. </w:t>
          </w:r>
          <w:r>
            <w:rPr>
              <w:b/>
            </w:rPr>
            <w:t xml:space="preserve">Any user from the internet </w:t>
          </w:r>
          <w:r>
            <w:rPr/>
            <w:t>will have access</w:t>
          </w:r>
          <w:r>
            <w:rPr>
              <w:spacing w:val="-18"/>
            </w:rPr>
            <w:t xml:space="preserve"> </w:t>
          </w:r>
          <w:r>
            <w:rPr/>
            <w:t>to</w:t>
          </w:r>
          <w:r>
            <w:rPr>
              <w:spacing w:val="-17"/>
            </w:rPr>
            <w:t xml:space="preserve"> </w:t>
          </w:r>
          <w:r>
            <w:rPr/>
            <w:t>the</w:t>
          </w:r>
          <w:r>
            <w:rPr>
              <w:spacing w:val="-17"/>
            </w:rPr>
            <w:t xml:space="preserve"> </w:t>
          </w:r>
          <w:r>
            <w:rPr/>
            <w:t>ADAM</w:t>
          </w:r>
          <w:r>
            <w:rPr>
              <w:spacing w:val="-18"/>
            </w:rPr>
            <w:t xml:space="preserve"> </w:t>
          </w:r>
          <w:r>
            <w:rPr/>
            <w:t>homepage,</w:t>
          </w:r>
          <w:r>
            <w:rPr>
              <w:spacing w:val="-15"/>
            </w:rPr>
            <w:t xml:space="preserve"> </w:t>
          </w:r>
          <w:r>
            <w:rPr/>
            <w:t>where</w:t>
          </w:r>
          <w:r>
            <w:rPr>
              <w:spacing w:val="-18"/>
            </w:rPr>
            <w:t xml:space="preserve"> </w:t>
          </w:r>
          <w:r>
            <w:rPr/>
            <w:t>an</w:t>
          </w:r>
          <w:r>
            <w:rPr>
              <w:spacing w:val="-17"/>
            </w:rPr>
            <w:t xml:space="preserve"> </w:t>
          </w:r>
          <w:r>
            <w:rPr/>
            <w:t>interactive</w:t>
          </w:r>
          <w:r>
            <w:rPr>
              <w:spacing w:val="-17"/>
            </w:rPr>
            <w:t xml:space="preserve"> </w:t>
          </w:r>
          <w:r>
            <w:rPr/>
            <w:t>map</w:t>
          </w:r>
          <w:r>
            <w:rPr>
              <w:spacing w:val="-18"/>
            </w:rPr>
            <w:t xml:space="preserve"> </w:t>
          </w:r>
          <w:r>
            <w:rPr/>
            <w:t>is</w:t>
          </w:r>
          <w:r>
            <w:rPr>
              <w:spacing w:val="-17"/>
            </w:rPr>
            <w:t xml:space="preserve"> </w:t>
          </w:r>
          <w:r>
            <w:rPr/>
            <w:t>provided</w:t>
          </w:r>
          <w:r>
            <w:rPr>
              <w:spacing w:val="-17"/>
            </w:rPr>
            <w:t xml:space="preserve"> </w:t>
          </w:r>
          <w:r>
            <w:rPr/>
            <w:t>to</w:t>
          </w:r>
          <w:r>
            <w:rPr>
              <w:spacing w:val="-18"/>
            </w:rPr>
            <w:t xml:space="preserve"> </w:t>
          </w:r>
          <w:r>
            <w:rPr/>
            <w:t>visualize</w:t>
          </w:r>
          <w:r>
            <w:rPr>
              <w:spacing w:val="-17"/>
            </w:rPr>
            <w:t xml:space="preserve"> </w:t>
          </w:r>
          <w:r>
            <w:rPr/>
            <w:t>some</w:t>
          </w:r>
          <w:r>
            <w:rPr>
              <w:spacing w:val="-17"/>
            </w:rPr>
            <w:t xml:space="preserve"> </w:t>
          </w:r>
          <w:r>
            <w:rPr/>
            <w:t>datasets,</w:t>
          </w:r>
          <w:r>
            <w:rPr>
              <w:spacing w:val="-16"/>
            </w:rPr>
            <w:t xml:space="preserve"> </w:t>
          </w:r>
          <w:r>
            <w:rPr/>
            <w:t xml:space="preserve">e.g., locations of CAFOs (concentrated animal feeding operations) and WWTPs (wastewater </w:t>
          </w:r>
          <w:r>
            <w:rPr>
              <w:spacing w:val="-3"/>
            </w:rPr>
            <w:t xml:space="preserve">treatment </w:t>
          </w:r>
          <w:r>
            <w:rPr/>
            <w:t xml:space="preserve">plants). At the home page, users can see a navigation bar with different options, including </w:t>
          </w:r>
          <w:r>
            <w:rPr>
              <w:rFonts w:ascii="Courier New" w:hAnsi="Courier New"/>
            </w:rPr>
            <w:t>ABOUT</w:t>
          </w:r>
          <w:r>
            <w:rPr/>
            <w:t xml:space="preserve">, </w:t>
          </w:r>
          <w:r>
            <w:rPr>
              <w:rFonts w:ascii="Courier New" w:hAnsi="Courier New"/>
            </w:rPr>
            <w:t>TUTORIAL</w:t>
          </w:r>
          <w:r>
            <w:rPr/>
            <w:t>,</w:t>
          </w:r>
          <w:r>
            <w:rPr>
              <w:spacing w:val="-12"/>
            </w:rPr>
            <w:t xml:space="preserve"> </w:t>
          </w:r>
          <w:r>
            <w:rPr>
              <w:rFonts w:ascii="Courier New" w:hAnsi="Courier New"/>
            </w:rPr>
            <w:t>DASHBOARD</w:t>
          </w:r>
          <w:r>
            <w:rPr/>
            <w:t>,</w:t>
          </w:r>
          <w:r>
            <w:rPr>
              <w:spacing w:val="-12"/>
            </w:rPr>
            <w:t xml:space="preserve"> </w:t>
          </w:r>
          <w:r>
            <w:rPr/>
            <w:t>and</w:t>
          </w:r>
          <w:r>
            <w:rPr>
              <w:spacing w:val="-12"/>
            </w:rPr>
            <w:t xml:space="preserve"> </w:t>
          </w:r>
          <w:r>
            <w:rPr>
              <w:rFonts w:ascii="Courier New" w:hAnsi="Courier New"/>
            </w:rPr>
            <w:t>CONTACT</w:t>
          </w:r>
          <w:r>
            <w:rPr/>
            <w:t>.</w:t>
          </w:r>
          <w:r>
            <w:rPr>
              <w:spacing w:val="-12"/>
            </w:rPr>
            <w:t xml:space="preserve"> </w:t>
          </w:r>
          <w:r>
            <w:rPr/>
            <w:t>The</w:t>
          </w:r>
          <w:r>
            <w:rPr>
              <w:spacing w:val="-12"/>
            </w:rPr>
            <w:t xml:space="preserve"> </w:t>
          </w:r>
          <w:r>
            <w:rPr>
              <w:rFonts w:ascii="Courier New" w:hAnsi="Courier New"/>
            </w:rPr>
            <w:t>ABOUT</w:t>
          </w:r>
          <w:r>
            <w:rPr>
              <w:rFonts w:ascii="Courier New" w:hAnsi="Courier New"/>
              <w:spacing w:val="-89"/>
            </w:rPr>
            <w:t xml:space="preserve"> </w:t>
          </w:r>
          <w:r>
            <w:rPr/>
            <w:t>section</w:t>
          </w:r>
          <w:r>
            <w:rPr>
              <w:spacing w:val="-12"/>
            </w:rPr>
            <w:t xml:space="preserve"> </w:t>
          </w:r>
          <w:r>
            <w:rPr/>
            <w:t>provides</w:t>
          </w:r>
          <w:r>
            <w:rPr>
              <w:spacing w:val="-12"/>
            </w:rPr>
            <w:t xml:space="preserve"> </w:t>
          </w:r>
          <w:r>
            <w:rPr/>
            <w:t>a</w:t>
          </w:r>
          <w:r>
            <w:rPr>
              <w:spacing w:val="-12"/>
            </w:rPr>
            <w:t xml:space="preserve"> </w:t>
          </w:r>
          <w:r>
            <w:rPr/>
            <w:t>brief</w:t>
          </w:r>
          <w:r>
            <w:rPr>
              <w:spacing w:val="-12"/>
            </w:rPr>
            <w:t xml:space="preserve"> </w:t>
          </w:r>
          <w:r>
            <w:rPr/>
            <w:t>overview</w:t>
          </w:r>
          <w:r>
            <w:rPr>
              <w:spacing w:val="-12"/>
            </w:rPr>
            <w:t xml:space="preserve"> </w:t>
          </w:r>
          <w:r>
            <w:rPr/>
            <w:t>of</w:t>
          </w:r>
          <w:r>
            <w:rPr>
              <w:spacing w:val="-12"/>
            </w:rPr>
            <w:t xml:space="preserve"> </w:t>
          </w:r>
          <w:r>
            <w:rPr/>
            <w:t>ADAM.</w:t>
          </w:r>
          <w:r>
            <w:rPr>
              <w:spacing w:val="-12"/>
            </w:rPr>
            <w:t xml:space="preserve"> </w:t>
          </w:r>
          <w:r>
            <w:rPr>
              <w:spacing w:val="-4"/>
            </w:rPr>
            <w:t xml:space="preserve">The </w:t>
          </w:r>
          <w:r>
            <w:rPr>
              <w:rFonts w:ascii="Courier New" w:hAnsi="Courier New"/>
            </w:rPr>
            <w:t>TUTORIAL</w:t>
          </w:r>
          <w:r>
            <w:rPr>
              <w:rFonts w:ascii="Courier New" w:hAnsi="Courier New"/>
              <w:spacing w:val="-88"/>
            </w:rPr>
            <w:t xml:space="preserve"> </w:t>
          </w:r>
          <w:r>
            <w:rPr/>
            <w:t>module</w:t>
          </w:r>
          <w:r>
            <w:rPr>
              <w:spacing w:val="-10"/>
            </w:rPr>
            <w:t xml:space="preserve"> </w:t>
          </w:r>
          <w:r>
            <w:rPr/>
            <w:t>provides</w:t>
          </w:r>
          <w:r>
            <w:rPr>
              <w:spacing w:val="-10"/>
            </w:rPr>
            <w:t xml:space="preserve"> </w:t>
          </w:r>
          <w:r>
            <w:rPr/>
            <w:t>two</w:t>
          </w:r>
          <w:r>
            <w:rPr>
              <w:spacing w:val="-10"/>
            </w:rPr>
            <w:t xml:space="preserve"> </w:t>
          </w:r>
          <w:r>
            <w:rPr/>
            <w:t>simple,</w:t>
          </w:r>
          <w:r>
            <w:rPr>
              <w:spacing w:val="-9"/>
            </w:rPr>
            <w:t xml:space="preserve"> </w:t>
          </w:r>
          <w:r>
            <w:rPr/>
            <w:t>step-by-step</w:t>
          </w:r>
          <w:r>
            <w:rPr>
              <w:spacing w:val="-10"/>
            </w:rPr>
            <w:t xml:space="preserve"> </w:t>
          </w:r>
          <w:r>
            <w:rPr/>
            <w:t>examples</w:t>
          </w:r>
          <w:r>
            <w:rPr>
              <w:spacing w:val="-10"/>
            </w:rPr>
            <w:t xml:space="preserve"> </w:t>
          </w:r>
          <w:r>
            <w:rPr/>
            <w:t>for</w:t>
          </w:r>
          <w:r>
            <w:rPr>
              <w:spacing w:val="-10"/>
            </w:rPr>
            <w:t xml:space="preserve"> </w:t>
          </w:r>
          <w:r>
            <w:rPr/>
            <w:t>users,</w:t>
          </w:r>
          <w:r>
            <w:rPr>
              <w:spacing w:val="-9"/>
            </w:rPr>
            <w:t xml:space="preserve"> </w:t>
          </w:r>
          <w:r>
            <w:rPr/>
            <w:t>which</w:t>
          </w:r>
          <w:r>
            <w:rPr>
              <w:spacing w:val="-10"/>
            </w:rPr>
            <w:t xml:space="preserve"> </w:t>
          </w:r>
          <w:r>
            <w:rPr/>
            <w:t>will</w:t>
          </w:r>
          <w:r>
            <w:rPr>
              <w:spacing w:val="-10"/>
            </w:rPr>
            <w:t xml:space="preserve"> </w:t>
          </w:r>
          <w:r>
            <w:rPr/>
            <w:t>be</w:t>
          </w:r>
          <w:r>
            <w:rPr>
              <w:spacing w:val="-10"/>
            </w:rPr>
            <w:t xml:space="preserve"> </w:t>
          </w:r>
          <w:r>
            <w:rPr/>
            <w:t>discussed</w:t>
          </w:r>
          <w:r>
            <w:rPr>
              <w:spacing w:val="-10"/>
            </w:rPr>
            <w:t xml:space="preserve"> </w:t>
          </w:r>
          <w:r>
            <w:rPr/>
            <w:t>in Section</w:t>
          </w:r>
          <w:r>
            <w:rPr>
              <w:spacing w:val="-11"/>
            </w:rPr>
            <w:t xml:space="preserve"> </w:t>
          </w:r>
          <w:hyperlink w:anchor="_bookmark5">
            <w:r>
              <w:rPr>
                <w:color w:val="0000FF"/>
              </w:rPr>
              <w:t>2</w:t>
            </w:r>
          </w:hyperlink>
          <w:r>
            <w:rPr/>
            <w:t>.</w:t>
          </w:r>
          <w:r>
            <w:rPr>
              <w:spacing w:val="4"/>
            </w:rPr>
            <w:t xml:space="preserve"> </w:t>
          </w:r>
          <w:r>
            <w:rPr/>
            <w:t>And</w:t>
          </w:r>
          <w:r>
            <w:rPr>
              <w:spacing w:val="-11"/>
            </w:rPr>
            <w:t xml:space="preserve"> </w:t>
          </w:r>
          <w:r>
            <w:rPr/>
            <w:t>in</w:t>
          </w:r>
          <w:r>
            <w:rPr>
              <w:spacing w:val="-10"/>
            </w:rPr>
            <w:t xml:space="preserve"> </w:t>
          </w:r>
          <w:r>
            <w:rPr/>
            <w:t>the</w:t>
          </w:r>
          <w:r>
            <w:rPr>
              <w:spacing w:val="-11"/>
            </w:rPr>
            <w:t xml:space="preserve"> </w:t>
          </w:r>
          <w:r>
            <w:rPr>
              <w:rFonts w:ascii="Courier New" w:hAnsi="Courier New"/>
            </w:rPr>
            <w:t>CONTACT</w:t>
          </w:r>
          <w:r>
            <w:rPr>
              <w:rFonts w:ascii="Courier New" w:hAnsi="Courier New"/>
              <w:spacing w:val="-87"/>
            </w:rPr>
            <w:t xml:space="preserve"> </w:t>
          </w:r>
          <w:r>
            <w:rPr/>
            <w:t>section,</w:t>
          </w:r>
          <w:r>
            <w:rPr>
              <w:spacing w:val="-10"/>
            </w:rPr>
            <w:t xml:space="preserve"> </w:t>
          </w:r>
          <w:r>
            <w:rPr/>
            <w:t>users</w:t>
          </w:r>
          <w:r>
            <w:rPr>
              <w:spacing w:val="-11"/>
            </w:rPr>
            <w:t xml:space="preserve"> </w:t>
          </w:r>
          <w:r>
            <w:rPr/>
            <w:t>can</w:t>
          </w:r>
          <w:r>
            <w:rPr>
              <w:spacing w:val="-10"/>
            </w:rPr>
            <w:t xml:space="preserve"> </w:t>
          </w:r>
          <w:r>
            <w:rPr/>
            <w:t>send</w:t>
          </w:r>
          <w:r>
            <w:rPr>
              <w:spacing w:val="-11"/>
            </w:rPr>
            <w:t xml:space="preserve"> </w:t>
          </w:r>
          <w:r>
            <w:rPr/>
            <w:t>messages</w:t>
          </w:r>
          <w:r>
            <w:rPr>
              <w:spacing w:val="-10"/>
            </w:rPr>
            <w:t xml:space="preserve"> </w:t>
          </w:r>
          <w:r>
            <w:rPr/>
            <w:t>to</w:t>
          </w:r>
          <w:r>
            <w:rPr>
              <w:spacing w:val="-11"/>
            </w:rPr>
            <w:t xml:space="preserve"> </w:t>
          </w:r>
          <w:r>
            <w:rPr/>
            <w:t>our</w:t>
          </w:r>
          <w:r>
            <w:rPr>
              <w:spacing w:val="-11"/>
            </w:rPr>
            <w:t xml:space="preserve"> </w:t>
          </w:r>
          <w:r>
            <w:rPr/>
            <w:t>team.</w:t>
          </w:r>
          <w:r>
            <w:rPr>
              <w:spacing w:val="4"/>
            </w:rPr>
            <w:t xml:space="preserve"> </w:t>
          </w:r>
          <w:r>
            <w:rPr/>
            <w:t>All</w:t>
          </w:r>
          <w:r>
            <w:rPr>
              <w:spacing w:val="-10"/>
            </w:rPr>
            <w:t xml:space="preserve"> </w:t>
          </w:r>
          <w:r>
            <w:rPr/>
            <w:t>the</w:t>
          </w:r>
          <w:r>
            <w:rPr>
              <w:spacing w:val="-11"/>
            </w:rPr>
            <w:t xml:space="preserve"> </w:t>
          </w:r>
          <w:r>
            <w:rPr/>
            <w:t>aforementioned sections are open to all</w:t>
          </w:r>
          <w:r>
            <w:rPr>
              <w:spacing w:val="-6"/>
            </w:rPr>
            <w:t xml:space="preserve"> </w:t>
          </w:r>
          <w:r>
            <w:rPr/>
            <w:t>users.</w:t>
          </w:r>
        </w:p>
        <w:p>
          <w:pPr>
            <w:pStyle w:val="TextBody"/>
            <w:spacing w:lineRule="auto" w:line="278" w:before="4" w:after="0"/>
            <w:ind w:left="155" w:right="333" w:firstLine="338"/>
            <w:jc w:val="both"/>
            <w:rPr/>
          </w:pPr>
          <w:r>
            <w:rPr/>
            <w:t xml:space="preserve">In the </w:t>
          </w:r>
          <w:r>
            <w:rPr>
              <w:rFonts w:ascii="Courier New" w:hAnsi="Courier New"/>
            </w:rPr>
            <w:t xml:space="preserve">DASHBOARD </w:t>
          </w:r>
          <w:r>
            <w:rPr/>
            <w:t xml:space="preserve">section (which is only accessible for </w:t>
          </w:r>
          <w:r>
            <w:rPr>
              <w:b/>
            </w:rPr>
            <w:t>registered users</w:t>
          </w:r>
          <w:r>
            <w:rPr/>
            <w:t xml:space="preserve">), users can view pub- lished, real case studies, manage their OWM models, and use the visualization tool provided for their model data and corresponding results. This part, including user registration and the use of these modules, will be discussed in Section </w:t>
          </w:r>
          <w:hyperlink w:anchor="_bookmark24">
            <w:r>
              <w:rPr>
                <w:color w:val="0000FF"/>
              </w:rPr>
              <w:t xml:space="preserve">3 </w:t>
            </w:r>
          </w:hyperlink>
          <w:r>
            <w:rPr/>
            <w:t xml:space="preserve">and </w:t>
          </w:r>
          <w:hyperlink w:anchor="_bookmark53">
            <w:r>
              <w:rPr>
                <w:color w:val="0000FF"/>
              </w:rPr>
              <w:t>4</w:t>
            </w:r>
          </w:hyperlink>
          <w:r>
            <w:rPr/>
            <w:t>, respectively.</w:t>
          </w:r>
        </w:p>
        <w:p>
          <w:pPr>
            <w:pStyle w:val="TextBody"/>
            <w:spacing w:lineRule="auto" w:line="280" w:before="7" w:after="0"/>
            <w:ind w:left="155" w:right="333" w:firstLine="338"/>
            <w:jc w:val="both"/>
            <w:rPr/>
          </w:pPr>
          <w:r>
            <w:rPr/>
            <w:t xml:space="preserve">Any registered user can apply to be an </w:t>
          </w:r>
          <w:r>
            <w:rPr>
              <w:b/>
            </w:rPr>
            <w:t>admin of ADAM</w:t>
          </w:r>
          <w:r>
            <w:rPr/>
            <w:t xml:space="preserve">. Admin users will have access to the developer panel, where they can manage the database system behind the scene directly on </w:t>
          </w:r>
          <w:r>
            <w:rPr>
              <w:spacing w:val="-3"/>
            </w:rPr>
            <w:t xml:space="preserve">ADAM, </w:t>
          </w:r>
          <w:r>
            <w:rPr/>
            <w:t>including</w:t>
          </w:r>
          <w:r>
            <w:rPr>
              <w:spacing w:val="-8"/>
            </w:rPr>
            <w:t xml:space="preserve"> </w:t>
          </w:r>
          <w:r>
            <w:rPr/>
            <w:t>organic</w:t>
          </w:r>
          <w:r>
            <w:rPr>
              <w:spacing w:val="-7"/>
            </w:rPr>
            <w:t xml:space="preserve"> </w:t>
          </w:r>
          <w:r>
            <w:rPr/>
            <w:t>waste</w:t>
          </w:r>
          <w:r>
            <w:rPr>
              <w:spacing w:val="-7"/>
            </w:rPr>
            <w:t xml:space="preserve"> </w:t>
          </w:r>
          <w:r>
            <w:rPr/>
            <w:t>processing</w:t>
          </w:r>
          <w:r>
            <w:rPr>
              <w:spacing w:val="-7"/>
            </w:rPr>
            <w:t xml:space="preserve"> </w:t>
          </w:r>
          <w:r>
            <w:rPr/>
            <w:t>technologies,</w:t>
          </w:r>
          <w:r>
            <w:rPr>
              <w:spacing w:val="-6"/>
            </w:rPr>
            <w:t xml:space="preserve"> </w:t>
          </w:r>
          <w:r>
            <w:rPr/>
            <w:t>organic</w:t>
          </w:r>
          <w:r>
            <w:rPr>
              <w:spacing w:val="-7"/>
            </w:rPr>
            <w:t xml:space="preserve"> </w:t>
          </w:r>
          <w:r>
            <w:rPr/>
            <w:t>waste</w:t>
          </w:r>
          <w:r>
            <w:rPr>
              <w:spacing w:val="-7"/>
            </w:rPr>
            <w:t xml:space="preserve"> </w:t>
          </w:r>
          <w:r>
            <w:rPr/>
            <w:t>streams,</w:t>
          </w:r>
          <w:r>
            <w:rPr>
              <w:spacing w:val="-6"/>
            </w:rPr>
            <w:t xml:space="preserve"> </w:t>
          </w:r>
          <w:r>
            <w:rPr/>
            <w:t>published</w:t>
          </w:r>
          <w:r>
            <w:rPr>
              <w:spacing w:val="-7"/>
            </w:rPr>
            <w:t xml:space="preserve"> </w:t>
          </w:r>
          <w:r>
            <w:rPr/>
            <w:t>case</w:t>
          </w:r>
          <w:r>
            <w:rPr>
              <w:spacing w:val="-7"/>
            </w:rPr>
            <w:t xml:space="preserve"> </w:t>
          </w:r>
          <w:r>
            <w:rPr/>
            <w:t>studies,</w:t>
          </w:r>
          <w:r>
            <w:rPr>
              <w:spacing w:val="-7"/>
            </w:rPr>
            <w:t xml:space="preserve"> </w:t>
          </w:r>
          <w:r>
            <w:rPr/>
            <w:t>etc. This part will be discussed in Section</w:t>
          </w:r>
          <w:r>
            <w:rPr>
              <w:spacing w:val="-9"/>
            </w:rPr>
            <w:t xml:space="preserve"> </w:t>
          </w:r>
          <w:hyperlink w:anchor="_bookmark62">
            <w:r>
              <w:rPr>
                <w:color w:val="0000FF"/>
              </w:rPr>
              <w:t>5</w:t>
            </w:r>
          </w:hyperlink>
          <w:r>
            <w:rPr/>
            <w:t>.</w:t>
          </w:r>
        </w:p>
        <w:p>
          <w:pPr>
            <w:pStyle w:val="TextBody"/>
            <w:spacing w:lineRule="auto" w:line="280"/>
            <w:ind w:left="155" w:right="333" w:firstLine="338"/>
            <w:jc w:val="both"/>
            <w:rPr/>
          </w:pPr>
          <w:r>
            <w:rPr>
              <w:spacing w:val="-11"/>
            </w:rPr>
            <w:t xml:space="preserve">We </w:t>
          </w:r>
          <w:r>
            <w:rPr/>
            <w:t>note that the structure might be changing as we keep improving ADAM. For example, in an earlier</w:t>
          </w:r>
          <w:r>
            <w:rPr>
              <w:spacing w:val="-6"/>
            </w:rPr>
            <w:t xml:space="preserve"> </w:t>
          </w:r>
          <w:r>
            <w:rPr/>
            <w:t>internal</w:t>
          </w:r>
          <w:r>
            <w:rPr>
              <w:spacing w:val="-5"/>
            </w:rPr>
            <w:t xml:space="preserve"> </w:t>
          </w:r>
          <w:r>
            <w:rPr/>
            <w:t>version,</w:t>
          </w:r>
          <w:r>
            <w:rPr>
              <w:spacing w:val="-5"/>
            </w:rPr>
            <w:t xml:space="preserve"> </w:t>
          </w:r>
          <w:r>
            <w:rPr/>
            <w:t>all</w:t>
          </w:r>
          <w:r>
            <w:rPr>
              <w:spacing w:val="-6"/>
            </w:rPr>
            <w:t xml:space="preserve"> </w:t>
          </w:r>
          <w:r>
            <w:rPr/>
            <w:t>users</w:t>
          </w:r>
          <w:r>
            <w:rPr>
              <w:spacing w:val="-5"/>
            </w:rPr>
            <w:t xml:space="preserve"> </w:t>
          </w:r>
          <w:r>
            <w:rPr/>
            <w:t>have</w:t>
          </w:r>
          <w:r>
            <w:rPr>
              <w:spacing w:val="-5"/>
            </w:rPr>
            <w:t xml:space="preserve"> </w:t>
          </w:r>
          <w:r>
            <w:rPr/>
            <w:t>access</w:t>
          </w:r>
          <w:r>
            <w:rPr>
              <w:spacing w:val="-6"/>
            </w:rPr>
            <w:t xml:space="preserve"> </w:t>
          </w:r>
          <w:r>
            <w:rPr/>
            <w:t>to</w:t>
          </w:r>
          <w:r>
            <w:rPr>
              <w:spacing w:val="-5"/>
            </w:rPr>
            <w:t xml:space="preserve"> </w:t>
          </w:r>
          <w:r>
            <w:rPr/>
            <w:t>the</w:t>
          </w:r>
          <w:r>
            <w:rPr>
              <w:spacing w:val="-5"/>
            </w:rPr>
            <w:t xml:space="preserve"> </w:t>
          </w:r>
          <w:r>
            <w:rPr/>
            <w:t>database</w:t>
          </w:r>
          <w:r>
            <w:rPr>
              <w:spacing w:val="-5"/>
            </w:rPr>
            <w:t xml:space="preserve"> </w:t>
          </w:r>
          <w:del w:id="1" w:author="Young, Daniel" w:date="2020-09-15T10:59:00Z">
            <w:r>
              <w:rPr/>
              <w:delText>system</w:delText>
            </w:r>
          </w:del>
          <w:ins w:id="2" w:author="Young, Daniel" w:date="2020-09-15T10:59:00Z">
            <w:r>
              <w:rPr/>
              <w:t>system,</w:t>
            </w:r>
          </w:ins>
          <w:r>
            <w:rPr>
              <w:spacing w:val="-6"/>
            </w:rPr>
            <w:t xml:space="preserve"> </w:t>
          </w:r>
          <w:r>
            <w:rPr/>
            <w:t>and</w:t>
          </w:r>
          <w:r>
            <w:rPr>
              <w:spacing w:val="-5"/>
            </w:rPr>
            <w:t xml:space="preserve"> </w:t>
          </w:r>
          <w:r>
            <w:rPr/>
            <w:t>they</w:t>
          </w:r>
          <w:r>
            <w:rPr>
              <w:spacing w:val="-5"/>
            </w:rPr>
            <w:t xml:space="preserve"> </w:t>
          </w:r>
          <w:r>
            <w:rPr/>
            <w:t>can</w:t>
          </w:r>
          <w:r>
            <w:rPr>
              <w:spacing w:val="-6"/>
            </w:rPr>
            <w:t xml:space="preserve"> </w:t>
          </w:r>
          <w:r>
            <w:rPr/>
            <w:t>manage</w:t>
          </w:r>
          <w:r>
            <w:rPr>
              <w:spacing w:val="-5"/>
            </w:rPr>
            <w:t xml:space="preserve"> </w:t>
          </w:r>
          <w:r>
            <w:rPr/>
            <w:t>their</w:t>
          </w:r>
          <w:r>
            <w:rPr>
              <w:spacing w:val="-5"/>
            </w:rPr>
            <w:t xml:space="preserve"> </w:t>
          </w:r>
          <w:r>
            <w:rPr>
              <w:spacing w:val="-4"/>
            </w:rPr>
            <w:t xml:space="preserve">own, </w:t>
          </w:r>
          <w:r>
            <w:rPr/>
            <w:t>private technology and product items; and we removed that function later considering that it</w:t>
          </w:r>
          <w:r>
            <w:rPr>
              <w:spacing w:val="-37"/>
            </w:rPr>
            <w:t xml:space="preserve"> </w:t>
          </w:r>
          <w:r>
            <w:rPr>
              <w:spacing w:val="-3"/>
            </w:rPr>
            <w:t xml:space="preserve">might </w:t>
          </w:r>
          <w:r>
            <w:rPr/>
            <w:t>increase the complexity of this tool for common</w:t>
          </w:r>
          <w:r>
            <w:rPr>
              <w:spacing w:val="-12"/>
            </w:rPr>
            <w:t xml:space="preserve"> </w:t>
          </w:r>
          <w:r>
            <w:rPr/>
            <w:t>users.</w:t>
          </w:r>
        </w:p>
        <w:p>
          <w:pPr>
            <w:sectPr>
              <w:headerReference w:type="default" r:id="rId8"/>
              <w:footerReference w:type="default" r:id="rId9"/>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78"/>
            <w:ind w:left="155" w:right="333" w:firstLine="338"/>
            <w:jc w:val="both"/>
            <w:rPr/>
          </w:pPr>
          <w:r>
            <w:rPr>
              <w:spacing w:val="-11"/>
            </w:rPr>
            <w:t>We</w:t>
          </w:r>
          <w:r>
            <w:rPr>
              <w:spacing w:val="-8"/>
            </w:rPr>
            <w:t xml:space="preserve"> </w:t>
          </w:r>
          <w:r>
            <w:rPr/>
            <w:t>hope</w:t>
          </w:r>
          <w:r>
            <w:rPr>
              <w:spacing w:val="-8"/>
            </w:rPr>
            <w:t xml:space="preserve"> </w:t>
          </w:r>
          <w:r>
            <w:rPr/>
            <w:t>that</w:t>
          </w:r>
          <w:r>
            <w:rPr>
              <w:spacing w:val="-9"/>
            </w:rPr>
            <w:t xml:space="preserve"> </w:t>
          </w:r>
          <w:r>
            <w:rPr/>
            <w:t>after</w:t>
          </w:r>
          <w:r>
            <w:rPr>
              <w:spacing w:val="-8"/>
            </w:rPr>
            <w:t xml:space="preserve"> </w:t>
          </w:r>
          <w:r>
            <w:rPr/>
            <w:t>reading</w:t>
          </w:r>
          <w:r>
            <w:rPr>
              <w:spacing w:val="-8"/>
            </w:rPr>
            <w:t xml:space="preserve"> </w:t>
          </w:r>
          <w:r>
            <w:rPr/>
            <w:t>and</w:t>
          </w:r>
          <w:r>
            <w:rPr>
              <w:spacing w:val="-7"/>
            </w:rPr>
            <w:t xml:space="preserve"> </w:t>
          </w:r>
          <w:r>
            <w:rPr/>
            <w:t>playing</w:t>
          </w:r>
          <w:r>
            <w:rPr>
              <w:spacing w:val="-9"/>
            </w:rPr>
            <w:t xml:space="preserve"> </w:t>
          </w:r>
          <w:r>
            <w:rPr/>
            <w:t>around</w:t>
          </w:r>
          <w:r>
            <w:rPr>
              <w:spacing w:val="-8"/>
            </w:rPr>
            <w:t xml:space="preserve"> </w:t>
          </w:r>
          <w:r>
            <w:rPr/>
            <w:t>with</w:t>
          </w:r>
          <w:r>
            <w:rPr>
              <w:spacing w:val="-8"/>
            </w:rPr>
            <w:t xml:space="preserve"> </w:t>
          </w:r>
          <w:bookmarkStart w:id="8" w:name="_GoBack"/>
          <w:bookmarkEnd w:id="8"/>
          <w:r>
            <w:rPr/>
            <w:t>the</w:t>
          </w:r>
          <w:r>
            <w:rPr>
              <w:spacing w:val="-8"/>
            </w:rPr>
            <w:t xml:space="preserve"> </w:t>
          </w:r>
          <w:r>
            <w:rPr/>
            <w:t>interactive</w:t>
          </w:r>
          <w:r>
            <w:rPr>
              <w:spacing w:val="-8"/>
            </w:rPr>
            <w:t xml:space="preserve"> </w:t>
          </w:r>
          <w:r>
            <w:rPr/>
            <w:t>map</w:t>
          </w:r>
          <w:r>
            <w:rPr>
              <w:spacing w:val="-8"/>
            </w:rPr>
            <w:t xml:space="preserve"> </w:t>
          </w:r>
          <w:r>
            <w:rPr/>
            <w:t>on</w:t>
          </w:r>
          <w:r>
            <w:rPr>
              <w:spacing w:val="-8"/>
            </w:rPr>
            <w:t xml:space="preserve"> </w:t>
          </w:r>
          <w:r>
            <w:rPr/>
            <w:t>the</w:t>
          </w:r>
          <w:r>
            <w:rPr>
              <w:spacing w:val="-8"/>
            </w:rPr>
            <w:t xml:space="preserve"> </w:t>
          </w:r>
          <w:r>
            <w:rPr/>
            <w:t>home</w:t>
          </w:r>
          <w:r>
            <w:rPr>
              <w:spacing w:val="-8"/>
            </w:rPr>
            <w:t xml:space="preserve"> </w:t>
          </w:r>
          <w:r>
            <w:rPr/>
            <w:t>page,</w:t>
          </w:r>
          <w:r>
            <w:rPr>
              <w:spacing w:val="-8"/>
            </w:rPr>
            <w:t xml:space="preserve"> </w:t>
          </w:r>
          <w:r>
            <w:rPr/>
            <w:t>users will</w:t>
          </w:r>
          <w:r>
            <w:rPr>
              <w:spacing w:val="-10"/>
            </w:rPr>
            <w:t xml:space="preserve"> </w:t>
          </w:r>
          <w:r>
            <w:rPr/>
            <w:t>first</w:t>
          </w:r>
          <w:r>
            <w:rPr>
              <w:spacing w:val="-9"/>
            </w:rPr>
            <w:t xml:space="preserve"> </w:t>
          </w:r>
          <w:r>
            <w:rPr/>
            <w:t>go</w:t>
          </w:r>
          <w:r>
            <w:rPr>
              <w:spacing w:val="-9"/>
            </w:rPr>
            <w:t xml:space="preserve"> </w:t>
          </w:r>
          <w:r>
            <w:rPr/>
            <w:t>through</w:t>
          </w:r>
          <w:r>
            <w:rPr>
              <w:spacing w:val="-9"/>
            </w:rPr>
            <w:t xml:space="preserve"> </w:t>
          </w:r>
          <w:r>
            <w:rPr/>
            <w:t>the</w:t>
          </w:r>
          <w:r>
            <w:rPr>
              <w:spacing w:val="-10"/>
            </w:rPr>
            <w:t xml:space="preserve"> </w:t>
          </w:r>
          <w:r>
            <w:rPr>
              <w:rFonts w:ascii="Courier New" w:hAnsi="Courier New"/>
            </w:rPr>
            <w:t>TUTORIAL</w:t>
          </w:r>
          <w:r>
            <w:rPr>
              <w:rFonts w:ascii="Courier New" w:hAnsi="Courier New"/>
              <w:spacing w:val="-86"/>
            </w:rPr>
            <w:t xml:space="preserve"> </w:t>
          </w:r>
          <w:r>
            <w:rPr/>
            <w:t>module</w:t>
          </w:r>
          <w:r>
            <w:rPr>
              <w:spacing w:val="-9"/>
            </w:rPr>
            <w:t xml:space="preserve"> </w:t>
          </w:r>
          <w:r>
            <w:rPr/>
            <w:t>to</w:t>
          </w:r>
          <w:r>
            <w:rPr>
              <w:spacing w:val="-9"/>
            </w:rPr>
            <w:t xml:space="preserve"> </w:t>
          </w:r>
          <w:r>
            <w:rPr/>
            <w:t>get</w:t>
          </w:r>
          <w:r>
            <w:rPr>
              <w:spacing w:val="-9"/>
            </w:rPr>
            <w:t xml:space="preserve"> </w:t>
          </w:r>
          <w:r>
            <w:rPr/>
            <w:t>familiar</w:t>
          </w:r>
          <w:r>
            <w:rPr>
              <w:spacing w:val="-10"/>
            </w:rPr>
            <w:t xml:space="preserve"> </w:t>
          </w:r>
          <w:r>
            <w:rPr/>
            <w:t>with</w:t>
          </w:r>
          <w:r>
            <w:rPr>
              <w:spacing w:val="-9"/>
            </w:rPr>
            <w:t xml:space="preserve"> </w:t>
          </w:r>
          <w:r>
            <w:rPr/>
            <w:t>this</w:t>
          </w:r>
          <w:r>
            <w:rPr>
              <w:spacing w:val="-9"/>
            </w:rPr>
            <w:t xml:space="preserve"> </w:t>
          </w:r>
          <w:r>
            <w:rPr/>
            <w:t>tool.</w:t>
          </w:r>
          <w:r>
            <w:rPr>
              <w:spacing w:val="4"/>
            </w:rPr>
            <w:t xml:space="preserve"> </w:t>
          </w:r>
          <w:r>
            <w:rPr/>
            <w:t>And</w:t>
          </w:r>
          <w:r>
            <w:rPr>
              <w:spacing w:val="-9"/>
            </w:rPr>
            <w:t xml:space="preserve"> </w:t>
          </w:r>
          <w:r>
            <w:rPr/>
            <w:t>then</w:t>
          </w:r>
          <w:r>
            <w:rPr>
              <w:spacing w:val="-9"/>
            </w:rPr>
            <w:t xml:space="preserve"> </w:t>
          </w:r>
          <w:r>
            <w:rPr/>
            <w:t>after</w:t>
          </w:r>
          <w:r>
            <w:rPr>
              <w:spacing w:val="-9"/>
            </w:rPr>
            <w:t xml:space="preserve"> </w:t>
          </w:r>
          <w:r>
            <w:rPr/>
            <w:t>registration, users</w:t>
          </w:r>
          <w:r>
            <w:rPr>
              <w:spacing w:val="-3"/>
            </w:rPr>
            <w:t xml:space="preserve"> </w:t>
          </w:r>
          <w:r>
            <w:rPr/>
            <w:t>can</w:t>
          </w:r>
          <w:r>
            <w:rPr>
              <w:spacing w:val="-3"/>
            </w:rPr>
            <w:t xml:space="preserve"> </w:t>
          </w:r>
          <w:r>
            <w:rPr/>
            <w:t>enter</w:t>
          </w:r>
          <w:r>
            <w:rPr>
              <w:spacing w:val="-3"/>
            </w:rPr>
            <w:t xml:space="preserve"> </w:t>
          </w:r>
          <w:r>
            <w:rPr/>
            <w:t>the</w:t>
          </w:r>
          <w:r>
            <w:rPr>
              <w:spacing w:val="-3"/>
            </w:rPr>
            <w:t xml:space="preserve"> </w:t>
          </w:r>
          <w:r>
            <w:rPr/>
            <w:t>dashboard,</w:t>
          </w:r>
          <w:r>
            <w:rPr>
              <w:spacing w:val="-3"/>
            </w:rPr>
            <w:t xml:space="preserve"> </w:t>
          </w:r>
          <w:r>
            <w:rPr/>
            <w:t>either</w:t>
          </w:r>
          <w:r>
            <w:rPr>
              <w:spacing w:val="-3"/>
            </w:rPr>
            <w:t xml:space="preserve"> </w:t>
          </w:r>
          <w:r>
            <w:rPr/>
            <w:t>to</w:t>
          </w:r>
          <w:r>
            <w:rPr>
              <w:spacing w:val="-3"/>
            </w:rPr>
            <w:t xml:space="preserve"> </w:t>
          </w:r>
          <w:r>
            <w:rPr/>
            <w:t>make</w:t>
          </w:r>
          <w:r>
            <w:rPr>
              <w:spacing w:val="-3"/>
            </w:rPr>
            <w:t xml:space="preserve"> </w:t>
          </w:r>
          <w:r>
            <w:rPr/>
            <w:t>a</w:t>
          </w:r>
          <w:r>
            <w:rPr>
              <w:spacing w:val="-2"/>
            </w:rPr>
            <w:t xml:space="preserve"> </w:t>
          </w:r>
          <w:r>
            <w:rPr/>
            <w:t>copy</w:t>
          </w:r>
          <w:r>
            <w:rPr>
              <w:spacing w:val="-3"/>
            </w:rPr>
            <w:t xml:space="preserve"> </w:t>
          </w:r>
          <w:r>
            <w:rPr/>
            <w:t>of</w:t>
          </w:r>
          <w:r>
            <w:rPr>
              <w:spacing w:val="-3"/>
            </w:rPr>
            <w:t xml:space="preserve"> </w:t>
          </w:r>
          <w:r>
            <w:rPr/>
            <w:t>one</w:t>
          </w:r>
          <w:r>
            <w:rPr>
              <w:spacing w:val="-3"/>
            </w:rPr>
            <w:t xml:space="preserve"> </w:t>
          </w:r>
          <w:r>
            <w:rPr/>
            <w:t>published</w:t>
          </w:r>
          <w:r>
            <w:rPr>
              <w:spacing w:val="-3"/>
            </w:rPr>
            <w:t xml:space="preserve"> </w:t>
          </w:r>
          <w:r>
            <w:rPr/>
            <w:t>case</w:t>
          </w:r>
          <w:r>
            <w:rPr>
              <w:spacing w:val="-3"/>
            </w:rPr>
            <w:t xml:space="preserve"> </w:t>
          </w:r>
          <w:r>
            <w:rPr/>
            <w:t>study</w:t>
          </w:r>
          <w:r>
            <w:rPr>
              <w:spacing w:val="-4"/>
            </w:rPr>
            <w:t xml:space="preserve"> </w:t>
          </w:r>
          <w:r>
            <w:rPr/>
            <w:t>to</w:t>
          </w:r>
          <w:r>
            <w:rPr>
              <w:spacing w:val="-3"/>
            </w:rPr>
            <w:t xml:space="preserve"> </w:t>
          </w:r>
          <w:r>
            <w:rPr/>
            <w:t>get</w:t>
          </w:r>
          <w:r>
            <w:rPr>
              <w:spacing w:val="-2"/>
            </w:rPr>
            <w:t xml:space="preserve"> </w:t>
          </w:r>
          <w:r>
            <w:rPr/>
            <w:t>started</w:t>
          </w:r>
          <w:r>
            <w:rPr>
              <w:spacing w:val="-3"/>
            </w:rPr>
            <w:t xml:space="preserve"> </w:t>
          </w:r>
          <w:r>
            <w:rPr/>
            <w:t>or</w:t>
          </w:r>
          <w:r>
            <w:rPr>
              <w:spacing w:val="-3"/>
            </w:rPr>
            <w:t xml:space="preserve"> </w:t>
          </w:r>
          <w:r>
            <w:rPr>
              <w:spacing w:val="-7"/>
            </w:rPr>
            <w:t xml:space="preserve">to </w:t>
          </w:r>
          <w:r>
            <w:rPr/>
            <w:t>prepare their data and define a novel</w:t>
          </w:r>
          <w:r>
            <w:rPr>
              <w:spacing w:val="-11"/>
            </w:rPr>
            <w:t xml:space="preserve"> </w:t>
          </w:r>
          <w:r>
            <w:rPr/>
            <w:t>problem.</w:t>
          </w:r>
        </w:p>
        <w:p>
          <w:pPr>
            <w:pStyle w:val="TextBody"/>
            <w:rPr>
              <w:sz w:val="20"/>
            </w:rPr>
          </w:pPr>
          <w:r>
            <w:rPr>
              <w:sz w:val="20"/>
            </w:rPr>
          </w:r>
        </w:p>
        <w:p>
          <w:pPr>
            <w:pStyle w:val="TextBody"/>
            <w:spacing w:before="2" w:after="0"/>
            <w:rPr>
              <w:sz w:val="21"/>
            </w:rPr>
          </w:pPr>
          <w:r>
            <w:rPr>
              <w:sz w:val="21"/>
            </w:rPr>
          </w:r>
        </w:p>
        <w:p>
          <w:pPr>
            <w:pStyle w:val="TextBody"/>
            <w:ind w:left="156" w:hanging="0"/>
            <w:rPr>
              <w:sz w:val="20"/>
            </w:rPr>
          </w:pPr>
          <w:r>
            <w:rPr/>
            <mc:AlternateContent>
              <mc:Choice Requires="wpg">
                <w:drawing>
                  <wp:inline distT="0" distB="0" distL="0" distR="0">
                    <wp:extent cx="6120130" cy="3377565"/>
                    <wp:effectExtent l="0" t="0" r="0" b="0"/>
                    <wp:docPr id="12" name="Shape2"/>
                    <a:graphic xmlns:a="http://schemas.openxmlformats.org/drawingml/2006/main">
                      <a:graphicData uri="http://schemas.microsoft.com/office/word/2010/wordprocessingGroup">
                        <wpg:wgp>
                          <wpg:cNvGrpSpPr/>
                          <wpg:grpSpPr>
                            <a:xfrm>
                              <a:off x="0" y="0"/>
                              <a:ext cx="6119640" cy="3376800"/>
                            </a:xfrm>
                          </wpg:grpSpPr>
                          <pic:pic xmlns:pic="http://schemas.openxmlformats.org/drawingml/2006/picture">
                            <pic:nvPicPr>
                              <pic:cNvPr id="0" name="" descr=""/>
                              <pic:cNvPicPr/>
                            </pic:nvPicPr>
                            <pic:blipFill>
                              <a:blip r:embed="rId10"/>
                              <a:stretch/>
                            </pic:blipFill>
                            <pic:spPr>
                              <a:xfrm>
                                <a:off x="1360800" y="5760"/>
                                <a:ext cx="742320" cy="24840"/>
                              </a:xfrm>
                              <a:prstGeom prst="rect">
                                <a:avLst/>
                              </a:prstGeom>
                              <a:ln w="0">
                                <a:noFill/>
                              </a:ln>
                            </pic:spPr>
                          </pic:pic>
                          <pic:pic xmlns:pic="http://schemas.openxmlformats.org/drawingml/2006/picture">
                            <pic:nvPicPr>
                              <pic:cNvPr id="1" name="" descr=""/>
                              <pic:cNvPicPr/>
                            </pic:nvPicPr>
                            <pic:blipFill>
                              <a:blip r:embed="rId11"/>
                              <a:stretch/>
                            </pic:blipFill>
                            <pic:spPr>
                              <a:xfrm>
                                <a:off x="1428840" y="5760"/>
                                <a:ext cx="594360" cy="26640"/>
                              </a:xfrm>
                              <a:prstGeom prst="rect">
                                <a:avLst/>
                              </a:prstGeom>
                              <a:ln w="0">
                                <a:noFill/>
                              </a:ln>
                            </pic:spPr>
                          </pic:pic>
                          <wps:wsp>
                            <wps:cNvSpPr/>
                            <wps:spPr>
                              <a:xfrm>
                                <a:off x="2323440" y="3183840"/>
                                <a:ext cx="687240" cy="21600"/>
                              </a:xfrm>
                              <a:custGeom>
                                <a:avLst/>
                                <a:gdLst/>
                                <a:ahLst/>
                                <a:rect l="l" t="t" r="r" b="b"/>
                                <a:pathLst>
                                  <a:path w="2261" h="969">
                                    <a:moveTo>
                                      <a:pt x="2097" y="0"/>
                                    </a:moveTo>
                                    <a:lnTo>
                                      <a:pt x="161" y="0"/>
                                    </a:lnTo>
                                    <a:lnTo>
                                      <a:pt x="97" y="14"/>
                                    </a:lnTo>
                                    <a:lnTo>
                                      <a:pt x="46" y="48"/>
                                    </a:lnTo>
                                    <a:lnTo>
                                      <a:pt x="12" y="99"/>
                                    </a:lnTo>
                                    <a:lnTo>
                                      <a:pt x="0" y="162"/>
                                    </a:lnTo>
                                    <a:lnTo>
                                      <a:pt x="0" y="808"/>
                                    </a:lnTo>
                                    <a:lnTo>
                                      <a:pt x="12" y="869"/>
                                    </a:lnTo>
                                    <a:lnTo>
                                      <a:pt x="46" y="920"/>
                                    </a:lnTo>
                                    <a:lnTo>
                                      <a:pt x="97" y="956"/>
                                    </a:lnTo>
                                    <a:lnTo>
                                      <a:pt x="161" y="968"/>
                                    </a:lnTo>
                                    <a:lnTo>
                                      <a:pt x="2097" y="968"/>
                                    </a:lnTo>
                                    <a:lnTo>
                                      <a:pt x="2161" y="956"/>
                                    </a:lnTo>
                                    <a:lnTo>
                                      <a:pt x="2213" y="920"/>
                                    </a:lnTo>
                                    <a:lnTo>
                                      <a:pt x="2248" y="869"/>
                                    </a:lnTo>
                                    <a:lnTo>
                                      <a:pt x="2260" y="808"/>
                                    </a:lnTo>
                                    <a:lnTo>
                                      <a:pt x="2260" y="162"/>
                                    </a:lnTo>
                                    <a:lnTo>
                                      <a:pt x="2248" y="99"/>
                                    </a:lnTo>
                                    <a:lnTo>
                                      <a:pt x="2213" y="48"/>
                                    </a:lnTo>
                                    <a:lnTo>
                                      <a:pt x="2161" y="14"/>
                                    </a:lnTo>
                                    <a:lnTo>
                                      <a:pt x="2097"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2" name="" descr=""/>
                              <pic:cNvPicPr/>
                            </pic:nvPicPr>
                            <pic:blipFill>
                              <a:blip r:embed="rId12"/>
                              <a:stretch/>
                            </pic:blipFill>
                            <pic:spPr>
                              <a:xfrm>
                                <a:off x="0" y="75600"/>
                                <a:ext cx="1029960" cy="24120"/>
                              </a:xfrm>
                              <a:prstGeom prst="rect">
                                <a:avLst/>
                              </a:prstGeom>
                              <a:ln w="0">
                                <a:noFill/>
                              </a:ln>
                            </pic:spPr>
                          </pic:pic>
                          <pic:pic xmlns:pic="http://schemas.openxmlformats.org/drawingml/2006/picture">
                            <pic:nvPicPr>
                              <pic:cNvPr id="3" name="" descr=""/>
                              <pic:cNvPicPr/>
                            </pic:nvPicPr>
                            <pic:blipFill>
                              <a:blip r:embed="rId13"/>
                              <a:stretch/>
                            </pic:blipFill>
                            <pic:spPr>
                              <a:xfrm>
                                <a:off x="153000" y="74160"/>
                                <a:ext cx="711360" cy="30600"/>
                              </a:xfrm>
                              <a:prstGeom prst="rect">
                                <a:avLst/>
                              </a:prstGeom>
                              <a:ln w="0">
                                <a:noFill/>
                              </a:ln>
                            </pic:spPr>
                          </pic:pic>
                          <wps:wsp>
                            <wps:cNvSpPr/>
                            <wps:spPr>
                              <a:xfrm>
                                <a:off x="961920" y="3254400"/>
                                <a:ext cx="975240" cy="20160"/>
                              </a:xfrm>
                              <a:custGeom>
                                <a:avLst/>
                                <a:gdLst/>
                                <a:ahLst/>
                                <a:rect l="l" t="t" r="r" b="b"/>
                                <a:pathLst>
                                  <a:path w="3208" h="929">
                                    <a:moveTo>
                                      <a:pt x="3054" y="0"/>
                                    </a:moveTo>
                                    <a:lnTo>
                                      <a:pt x="155" y="0"/>
                                    </a:lnTo>
                                    <a:lnTo>
                                      <a:pt x="93" y="12"/>
                                    </a:lnTo>
                                    <a:lnTo>
                                      <a:pt x="46" y="46"/>
                                    </a:lnTo>
                                    <a:lnTo>
                                      <a:pt x="12" y="95"/>
                                    </a:lnTo>
                                    <a:lnTo>
                                      <a:pt x="0" y="155"/>
                                    </a:lnTo>
                                    <a:lnTo>
                                      <a:pt x="0" y="773"/>
                                    </a:lnTo>
                                    <a:lnTo>
                                      <a:pt x="12" y="833"/>
                                    </a:lnTo>
                                    <a:lnTo>
                                      <a:pt x="46" y="882"/>
                                    </a:lnTo>
                                    <a:lnTo>
                                      <a:pt x="93" y="916"/>
                                    </a:lnTo>
                                    <a:lnTo>
                                      <a:pt x="155" y="928"/>
                                    </a:lnTo>
                                    <a:lnTo>
                                      <a:pt x="3054" y="928"/>
                                    </a:lnTo>
                                    <a:lnTo>
                                      <a:pt x="3114" y="916"/>
                                    </a:lnTo>
                                    <a:lnTo>
                                      <a:pt x="3163" y="882"/>
                                    </a:lnTo>
                                    <a:lnTo>
                                      <a:pt x="3197" y="833"/>
                                    </a:lnTo>
                                    <a:lnTo>
                                      <a:pt x="3207" y="773"/>
                                    </a:lnTo>
                                    <a:lnTo>
                                      <a:pt x="3207" y="155"/>
                                    </a:lnTo>
                                    <a:lnTo>
                                      <a:pt x="3197" y="95"/>
                                    </a:lnTo>
                                    <a:lnTo>
                                      <a:pt x="3163" y="46"/>
                                    </a:lnTo>
                                    <a:lnTo>
                                      <a:pt x="3114" y="12"/>
                                    </a:lnTo>
                                    <a:lnTo>
                                      <a:pt x="3054"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4" name="" descr=""/>
                              <pic:cNvPicPr/>
                            </pic:nvPicPr>
                            <pic:blipFill>
                              <a:blip r:embed="rId14"/>
                              <a:stretch/>
                            </pic:blipFill>
                            <pic:spPr>
                              <a:xfrm>
                                <a:off x="1360800" y="50040"/>
                                <a:ext cx="742320" cy="25920"/>
                              </a:xfrm>
                              <a:prstGeom prst="rect">
                                <a:avLst/>
                              </a:prstGeom>
                              <a:ln w="0">
                                <a:noFill/>
                              </a:ln>
                            </pic:spPr>
                          </pic:pic>
                          <pic:pic xmlns:pic="http://schemas.openxmlformats.org/drawingml/2006/picture">
                            <pic:nvPicPr>
                              <pic:cNvPr id="5" name="" descr=""/>
                              <pic:cNvPicPr/>
                            </pic:nvPicPr>
                            <pic:blipFill>
                              <a:blip r:embed="rId15"/>
                              <a:stretch/>
                            </pic:blipFill>
                            <pic:spPr>
                              <a:xfrm>
                                <a:off x="1373400" y="51480"/>
                                <a:ext cx="704880" cy="25920"/>
                              </a:xfrm>
                              <a:prstGeom prst="rect">
                                <a:avLst/>
                              </a:prstGeom>
                              <a:ln w="0">
                                <a:noFill/>
                              </a:ln>
                            </pic:spPr>
                          </pic:pic>
                          <wps:wsp>
                            <wps:cNvSpPr/>
                            <wps:spPr>
                              <a:xfrm>
                                <a:off x="2323440" y="3228840"/>
                                <a:ext cx="687240" cy="21600"/>
                              </a:xfrm>
                              <a:custGeom>
                                <a:avLst/>
                                <a:gdLst/>
                                <a:ahLst/>
                                <a:rect l="l" t="t" r="r" b="b"/>
                                <a:pathLst>
                                  <a:path w="2261" h="991">
                                    <a:moveTo>
                                      <a:pt x="2095" y="0"/>
                                    </a:moveTo>
                                    <a:lnTo>
                                      <a:pt x="164" y="0"/>
                                    </a:lnTo>
                                    <a:lnTo>
                                      <a:pt x="101" y="14"/>
                                    </a:lnTo>
                                    <a:lnTo>
                                      <a:pt x="48" y="49"/>
                                    </a:lnTo>
                                    <a:lnTo>
                                      <a:pt x="12" y="101"/>
                                    </a:lnTo>
                                    <a:lnTo>
                                      <a:pt x="0" y="166"/>
                                    </a:lnTo>
                                    <a:lnTo>
                                      <a:pt x="0" y="824"/>
                                    </a:lnTo>
                                    <a:lnTo>
                                      <a:pt x="12" y="889"/>
                                    </a:lnTo>
                                    <a:lnTo>
                                      <a:pt x="48" y="941"/>
                                    </a:lnTo>
                                    <a:lnTo>
                                      <a:pt x="101" y="976"/>
                                    </a:lnTo>
                                    <a:lnTo>
                                      <a:pt x="164" y="990"/>
                                    </a:lnTo>
                                    <a:lnTo>
                                      <a:pt x="2095" y="990"/>
                                    </a:lnTo>
                                    <a:lnTo>
                                      <a:pt x="2160" y="976"/>
                                    </a:lnTo>
                                    <a:lnTo>
                                      <a:pt x="2213" y="941"/>
                                    </a:lnTo>
                                    <a:lnTo>
                                      <a:pt x="2248" y="889"/>
                                    </a:lnTo>
                                    <a:lnTo>
                                      <a:pt x="2260" y="824"/>
                                    </a:lnTo>
                                    <a:lnTo>
                                      <a:pt x="2260" y="166"/>
                                    </a:lnTo>
                                    <a:lnTo>
                                      <a:pt x="2248" y="101"/>
                                    </a:lnTo>
                                    <a:lnTo>
                                      <a:pt x="2213" y="49"/>
                                    </a:lnTo>
                                    <a:lnTo>
                                      <a:pt x="2160" y="14"/>
                                    </a:lnTo>
                                    <a:lnTo>
                                      <a:pt x="2095" y="0"/>
                                    </a:lnTo>
                                    <a:close/>
                                  </a:path>
                                </a:pathLst>
                              </a:custGeom>
                              <a:solidFill>
                                <a:srgbClr val="f2f2f2"/>
                              </a:solidFill>
                              <a:ln w="0">
                                <a:noFill/>
                              </a:ln>
                            </wps:spPr>
                            <wps:style>
                              <a:lnRef idx="0"/>
                              <a:fillRef idx="0"/>
                              <a:effectRef idx="0"/>
                              <a:fontRef idx="minor"/>
                            </wps:style>
                            <wps:bodyPr/>
                          </wps:wsp>
                          <wps:wsp>
                            <wps:cNvSpPr/>
                            <wps:spPr>
                              <a:xfrm>
                                <a:off x="1937520" y="3193560"/>
                                <a:ext cx="386640" cy="71640"/>
                              </a:xfrm>
                              <a:custGeom>
                                <a:avLst/>
                                <a:gdLst/>
                                <a:ahLst/>
                                <a:rect l="l" t="t" r="r" b="b"/>
                                <a:pathLst>
                                  <a:path w="1273" h="3270">
                                    <a:moveTo>
                                      <a:pt x="1272" y="60"/>
                                    </a:moveTo>
                                    <a:lnTo>
                                      <a:pt x="1240" y="44"/>
                                    </a:lnTo>
                                    <a:lnTo>
                                      <a:pt x="1150" y="0"/>
                                    </a:lnTo>
                                    <a:lnTo>
                                      <a:pt x="1150" y="44"/>
                                    </a:lnTo>
                                    <a:lnTo>
                                      <a:pt x="621" y="44"/>
                                    </a:lnTo>
                                    <a:lnTo>
                                      <a:pt x="621" y="2123"/>
                                    </a:lnTo>
                                    <a:lnTo>
                                      <a:pt x="621" y="3229"/>
                                    </a:lnTo>
                                    <a:lnTo>
                                      <a:pt x="0" y="3229"/>
                                    </a:lnTo>
                                    <a:lnTo>
                                      <a:pt x="0" y="3239"/>
                                    </a:lnTo>
                                    <a:lnTo>
                                      <a:pt x="0" y="3259"/>
                                    </a:lnTo>
                                    <a:lnTo>
                                      <a:pt x="0" y="3269"/>
                                    </a:lnTo>
                                    <a:lnTo>
                                      <a:pt x="651" y="3269"/>
                                    </a:lnTo>
                                    <a:lnTo>
                                      <a:pt x="651" y="3259"/>
                                    </a:lnTo>
                                    <a:lnTo>
                                      <a:pt x="651" y="3243"/>
                                    </a:lnTo>
                                    <a:lnTo>
                                      <a:pt x="651" y="3229"/>
                                    </a:lnTo>
                                    <a:lnTo>
                                      <a:pt x="651" y="2153"/>
                                    </a:lnTo>
                                    <a:lnTo>
                                      <a:pt x="1150" y="2153"/>
                                    </a:lnTo>
                                    <a:lnTo>
                                      <a:pt x="1150" y="2199"/>
                                    </a:lnTo>
                                    <a:lnTo>
                                      <a:pt x="1240" y="2153"/>
                                    </a:lnTo>
                                    <a:lnTo>
                                      <a:pt x="1272" y="2137"/>
                                    </a:lnTo>
                                    <a:lnTo>
                                      <a:pt x="1240" y="2123"/>
                                    </a:lnTo>
                                    <a:lnTo>
                                      <a:pt x="1150" y="2077"/>
                                    </a:lnTo>
                                    <a:lnTo>
                                      <a:pt x="1150" y="2123"/>
                                    </a:lnTo>
                                    <a:lnTo>
                                      <a:pt x="651" y="2123"/>
                                    </a:lnTo>
                                    <a:lnTo>
                                      <a:pt x="651" y="74"/>
                                    </a:lnTo>
                                    <a:lnTo>
                                      <a:pt x="1150" y="74"/>
                                    </a:lnTo>
                                    <a:lnTo>
                                      <a:pt x="1150" y="120"/>
                                    </a:lnTo>
                                    <a:lnTo>
                                      <a:pt x="1240" y="74"/>
                                    </a:lnTo>
                                    <a:lnTo>
                                      <a:pt x="1272" y="6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6" name="" descr=""/>
                              <pic:cNvPicPr/>
                            </pic:nvPicPr>
                            <pic:blipFill>
                              <a:blip r:embed="rId10"/>
                              <a:stretch/>
                            </pic:blipFill>
                            <pic:spPr>
                              <a:xfrm>
                                <a:off x="1360800" y="95760"/>
                                <a:ext cx="742320" cy="24840"/>
                              </a:xfrm>
                              <a:prstGeom prst="rect">
                                <a:avLst/>
                              </a:prstGeom>
                              <a:ln w="0">
                                <a:noFill/>
                              </a:ln>
                            </pic:spPr>
                          </pic:pic>
                          <pic:pic xmlns:pic="http://schemas.openxmlformats.org/drawingml/2006/picture">
                            <pic:nvPicPr>
                              <pic:cNvPr id="7" name="" descr=""/>
                              <pic:cNvPicPr/>
                            </pic:nvPicPr>
                            <pic:blipFill>
                              <a:blip r:embed="rId16"/>
                              <a:stretch/>
                            </pic:blipFill>
                            <pic:spPr>
                              <a:xfrm>
                                <a:off x="1373400" y="96480"/>
                                <a:ext cx="699120" cy="25920"/>
                              </a:xfrm>
                              <a:prstGeom prst="rect">
                                <a:avLst/>
                              </a:prstGeom>
                              <a:ln w="0">
                                <a:noFill/>
                              </a:ln>
                            </pic:spPr>
                          </pic:pic>
                          <wps:wsp>
                            <wps:cNvSpPr/>
                            <wps:spPr>
                              <a:xfrm>
                                <a:off x="2323440" y="3274560"/>
                                <a:ext cx="687240" cy="20880"/>
                              </a:xfrm>
                              <a:custGeom>
                                <a:avLst/>
                                <a:gdLst/>
                                <a:ahLst/>
                                <a:rect l="l" t="t" r="r" b="b"/>
                                <a:pathLst>
                                  <a:path w="2261" h="969">
                                    <a:moveTo>
                                      <a:pt x="2097" y="0"/>
                                    </a:moveTo>
                                    <a:lnTo>
                                      <a:pt x="161" y="0"/>
                                    </a:lnTo>
                                    <a:lnTo>
                                      <a:pt x="97" y="12"/>
                                    </a:lnTo>
                                    <a:lnTo>
                                      <a:pt x="46" y="48"/>
                                    </a:lnTo>
                                    <a:lnTo>
                                      <a:pt x="12" y="99"/>
                                    </a:lnTo>
                                    <a:lnTo>
                                      <a:pt x="0" y="160"/>
                                    </a:lnTo>
                                    <a:lnTo>
                                      <a:pt x="0" y="806"/>
                                    </a:lnTo>
                                    <a:lnTo>
                                      <a:pt x="12" y="869"/>
                                    </a:lnTo>
                                    <a:lnTo>
                                      <a:pt x="46" y="920"/>
                                    </a:lnTo>
                                    <a:lnTo>
                                      <a:pt x="97" y="954"/>
                                    </a:lnTo>
                                    <a:lnTo>
                                      <a:pt x="161" y="968"/>
                                    </a:lnTo>
                                    <a:lnTo>
                                      <a:pt x="2097" y="968"/>
                                    </a:lnTo>
                                    <a:lnTo>
                                      <a:pt x="2161" y="954"/>
                                    </a:lnTo>
                                    <a:lnTo>
                                      <a:pt x="2213" y="920"/>
                                    </a:lnTo>
                                    <a:lnTo>
                                      <a:pt x="2248" y="869"/>
                                    </a:lnTo>
                                    <a:lnTo>
                                      <a:pt x="2260" y="806"/>
                                    </a:lnTo>
                                    <a:lnTo>
                                      <a:pt x="2260" y="160"/>
                                    </a:lnTo>
                                    <a:lnTo>
                                      <a:pt x="2248" y="99"/>
                                    </a:lnTo>
                                    <a:lnTo>
                                      <a:pt x="2213" y="48"/>
                                    </a:lnTo>
                                    <a:lnTo>
                                      <a:pt x="2161" y="12"/>
                                    </a:lnTo>
                                    <a:lnTo>
                                      <a:pt x="2097" y="0"/>
                                    </a:lnTo>
                                    <a:close/>
                                  </a:path>
                                </a:pathLst>
                              </a:custGeom>
                              <a:solidFill>
                                <a:srgbClr val="f2f2f2"/>
                              </a:solidFill>
                              <a:ln w="0">
                                <a:noFill/>
                              </a:ln>
                            </wps:spPr>
                            <wps:style>
                              <a:lnRef idx="0"/>
                              <a:fillRef idx="0"/>
                              <a:effectRef idx="0"/>
                              <a:fontRef idx="minor"/>
                            </wps:style>
                            <wps:bodyPr/>
                          </wps:wsp>
                          <wps:wsp>
                            <wps:cNvSpPr/>
                            <wps:spPr>
                              <a:xfrm>
                                <a:off x="1937520" y="3263760"/>
                                <a:ext cx="386640" cy="23040"/>
                              </a:xfrm>
                              <a:custGeom>
                                <a:avLst/>
                                <a:gdLst/>
                                <a:ahLst/>
                                <a:rect l="l" t="t" r="r" b="b"/>
                                <a:pathLst>
                                  <a:path w="1273" h="1028">
                                    <a:moveTo>
                                      <a:pt x="1150" y="907"/>
                                    </a:moveTo>
                                    <a:lnTo>
                                      <a:pt x="1150" y="1027"/>
                                    </a:lnTo>
                                    <a:lnTo>
                                      <a:pt x="1240" y="983"/>
                                    </a:lnTo>
                                    <a:lnTo>
                                      <a:pt x="1170" y="983"/>
                                    </a:lnTo>
                                    <a:lnTo>
                                      <a:pt x="1170" y="951"/>
                                    </a:lnTo>
                                    <a:lnTo>
                                      <a:pt x="1240" y="951"/>
                                    </a:lnTo>
                                    <a:lnTo>
                                      <a:pt x="1150" y="907"/>
                                    </a:lnTo>
                                    <a:moveTo>
                                      <a:pt x="621" y="16"/>
                                    </a:moveTo>
                                    <a:lnTo>
                                      <a:pt x="621" y="983"/>
                                    </a:lnTo>
                                    <a:lnTo>
                                      <a:pt x="1150" y="983"/>
                                    </a:lnTo>
                                    <a:lnTo>
                                      <a:pt x="1150" y="967"/>
                                    </a:lnTo>
                                    <a:lnTo>
                                      <a:pt x="651" y="967"/>
                                    </a:lnTo>
                                    <a:lnTo>
                                      <a:pt x="637" y="951"/>
                                    </a:lnTo>
                                    <a:lnTo>
                                      <a:pt x="651" y="951"/>
                                    </a:lnTo>
                                    <a:lnTo>
                                      <a:pt x="651" y="32"/>
                                    </a:lnTo>
                                    <a:lnTo>
                                      <a:pt x="637" y="32"/>
                                    </a:lnTo>
                                    <a:lnTo>
                                      <a:pt x="621" y="16"/>
                                    </a:lnTo>
                                    <a:moveTo>
                                      <a:pt x="1240" y="951"/>
                                    </a:moveTo>
                                    <a:lnTo>
                                      <a:pt x="1170" y="951"/>
                                    </a:lnTo>
                                    <a:lnTo>
                                      <a:pt x="1170" y="983"/>
                                    </a:lnTo>
                                    <a:lnTo>
                                      <a:pt x="1240" y="983"/>
                                    </a:lnTo>
                                    <a:lnTo>
                                      <a:pt x="1272" y="967"/>
                                    </a:lnTo>
                                    <a:lnTo>
                                      <a:pt x="1240" y="951"/>
                                    </a:lnTo>
                                    <a:moveTo>
                                      <a:pt x="651" y="951"/>
                                    </a:moveTo>
                                    <a:lnTo>
                                      <a:pt x="637" y="951"/>
                                    </a:lnTo>
                                    <a:lnTo>
                                      <a:pt x="651" y="967"/>
                                    </a:lnTo>
                                    <a:lnTo>
                                      <a:pt x="651" y="951"/>
                                    </a:lnTo>
                                    <a:moveTo>
                                      <a:pt x="1150" y="951"/>
                                    </a:moveTo>
                                    <a:lnTo>
                                      <a:pt x="651" y="951"/>
                                    </a:lnTo>
                                    <a:lnTo>
                                      <a:pt x="651" y="967"/>
                                    </a:lnTo>
                                    <a:lnTo>
                                      <a:pt x="1150" y="967"/>
                                    </a:lnTo>
                                    <a:lnTo>
                                      <a:pt x="1150" y="951"/>
                                    </a:lnTo>
                                    <a:moveTo>
                                      <a:pt x="651" y="0"/>
                                    </a:moveTo>
                                    <a:lnTo>
                                      <a:pt x="0" y="0"/>
                                    </a:lnTo>
                                    <a:lnTo>
                                      <a:pt x="0" y="32"/>
                                    </a:lnTo>
                                    <a:lnTo>
                                      <a:pt x="621" y="32"/>
                                    </a:lnTo>
                                    <a:lnTo>
                                      <a:pt x="621" y="16"/>
                                    </a:lnTo>
                                    <a:lnTo>
                                      <a:pt x="651" y="16"/>
                                    </a:lnTo>
                                    <a:lnTo>
                                      <a:pt x="651" y="0"/>
                                    </a:lnTo>
                                    <a:moveTo>
                                      <a:pt x="651" y="16"/>
                                    </a:moveTo>
                                    <a:lnTo>
                                      <a:pt x="621" y="16"/>
                                    </a:lnTo>
                                    <a:lnTo>
                                      <a:pt x="637" y="32"/>
                                    </a:lnTo>
                                    <a:lnTo>
                                      <a:pt x="651" y="32"/>
                                    </a:lnTo>
                                    <a:lnTo>
                                      <a:pt x="651" y="16"/>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8" name="" descr=""/>
                              <pic:cNvPicPr/>
                            </pic:nvPicPr>
                            <pic:blipFill>
                              <a:blip r:embed="rId14"/>
                              <a:stretch/>
                            </pic:blipFill>
                            <pic:spPr>
                              <a:xfrm>
                                <a:off x="1360800" y="141120"/>
                                <a:ext cx="742320" cy="25560"/>
                              </a:xfrm>
                              <a:prstGeom prst="rect">
                                <a:avLst/>
                              </a:prstGeom>
                              <a:ln w="0">
                                <a:noFill/>
                              </a:ln>
                            </pic:spPr>
                          </pic:pic>
                          <pic:pic xmlns:pic="http://schemas.openxmlformats.org/drawingml/2006/picture">
                            <pic:nvPicPr>
                              <pic:cNvPr id="9" name="" descr=""/>
                              <pic:cNvPicPr/>
                            </pic:nvPicPr>
                            <pic:blipFill>
                              <a:blip r:embed="rId17"/>
                              <a:stretch/>
                            </pic:blipFill>
                            <pic:spPr>
                              <a:xfrm>
                                <a:off x="1348920" y="143640"/>
                                <a:ext cx="759960" cy="22320"/>
                              </a:xfrm>
                              <a:prstGeom prst="rect">
                                <a:avLst/>
                              </a:prstGeom>
                              <a:ln w="0">
                                <a:noFill/>
                              </a:ln>
                            </pic:spPr>
                          </pic:pic>
                          <wps:wsp>
                            <wps:cNvSpPr/>
                            <wps:spPr>
                              <a:xfrm>
                                <a:off x="2323440" y="3319920"/>
                                <a:ext cx="687240" cy="21600"/>
                              </a:xfrm>
                              <a:custGeom>
                                <a:avLst/>
                                <a:gdLst/>
                                <a:ahLst/>
                                <a:rect l="l" t="t" r="r" b="b"/>
                                <a:pathLst>
                                  <a:path w="2261" h="991">
                                    <a:moveTo>
                                      <a:pt x="2095" y="0"/>
                                    </a:moveTo>
                                    <a:lnTo>
                                      <a:pt x="164" y="0"/>
                                    </a:lnTo>
                                    <a:lnTo>
                                      <a:pt x="101" y="12"/>
                                    </a:lnTo>
                                    <a:lnTo>
                                      <a:pt x="48" y="48"/>
                                    </a:lnTo>
                                    <a:lnTo>
                                      <a:pt x="12" y="101"/>
                                    </a:lnTo>
                                    <a:lnTo>
                                      <a:pt x="0" y="164"/>
                                    </a:lnTo>
                                    <a:lnTo>
                                      <a:pt x="0" y="826"/>
                                    </a:lnTo>
                                    <a:lnTo>
                                      <a:pt x="12" y="890"/>
                                    </a:lnTo>
                                    <a:lnTo>
                                      <a:pt x="48" y="943"/>
                                    </a:lnTo>
                                    <a:lnTo>
                                      <a:pt x="101" y="978"/>
                                    </a:lnTo>
                                    <a:lnTo>
                                      <a:pt x="164" y="990"/>
                                    </a:lnTo>
                                    <a:lnTo>
                                      <a:pt x="2095" y="990"/>
                                    </a:lnTo>
                                    <a:lnTo>
                                      <a:pt x="2160" y="978"/>
                                    </a:lnTo>
                                    <a:lnTo>
                                      <a:pt x="2213" y="943"/>
                                    </a:lnTo>
                                    <a:lnTo>
                                      <a:pt x="2248" y="890"/>
                                    </a:lnTo>
                                    <a:lnTo>
                                      <a:pt x="2260" y="826"/>
                                    </a:lnTo>
                                    <a:lnTo>
                                      <a:pt x="2260" y="164"/>
                                    </a:lnTo>
                                    <a:lnTo>
                                      <a:pt x="2248" y="101"/>
                                    </a:lnTo>
                                    <a:lnTo>
                                      <a:pt x="2213" y="48"/>
                                    </a:lnTo>
                                    <a:lnTo>
                                      <a:pt x="2160" y="12"/>
                                    </a:lnTo>
                                    <a:lnTo>
                                      <a:pt x="2095" y="0"/>
                                    </a:lnTo>
                                    <a:close/>
                                  </a:path>
                                </a:pathLst>
                              </a:custGeom>
                              <a:solidFill>
                                <a:srgbClr val="f2f2f2"/>
                              </a:solidFill>
                              <a:ln w="0">
                                <a:noFill/>
                              </a:ln>
                            </wps:spPr>
                            <wps:style>
                              <a:lnRef idx="0"/>
                              <a:fillRef idx="0"/>
                              <a:effectRef idx="0"/>
                              <a:fontRef idx="minor"/>
                            </wps:style>
                            <wps:bodyPr/>
                          </wps:wsp>
                          <wps:wsp>
                            <wps:cNvSpPr/>
                            <wps:spPr>
                              <a:xfrm>
                                <a:off x="1937520" y="3263760"/>
                                <a:ext cx="386640" cy="68040"/>
                              </a:xfrm>
                              <a:custGeom>
                                <a:avLst/>
                                <a:gdLst/>
                                <a:ahLst/>
                                <a:rect l="l" t="t" r="r" b="b"/>
                                <a:pathLst>
                                  <a:path w="1273" h="3095">
                                    <a:moveTo>
                                      <a:pt x="1150" y="2972"/>
                                    </a:moveTo>
                                    <a:lnTo>
                                      <a:pt x="1150" y="3094"/>
                                    </a:lnTo>
                                    <a:lnTo>
                                      <a:pt x="1240" y="3048"/>
                                    </a:lnTo>
                                    <a:lnTo>
                                      <a:pt x="1170" y="3048"/>
                                    </a:lnTo>
                                    <a:lnTo>
                                      <a:pt x="1170" y="3018"/>
                                    </a:lnTo>
                                    <a:lnTo>
                                      <a:pt x="1240" y="3018"/>
                                    </a:lnTo>
                                    <a:lnTo>
                                      <a:pt x="1150" y="2972"/>
                                    </a:lnTo>
                                    <a:moveTo>
                                      <a:pt x="621" y="16"/>
                                    </a:moveTo>
                                    <a:lnTo>
                                      <a:pt x="621" y="3048"/>
                                    </a:lnTo>
                                    <a:lnTo>
                                      <a:pt x="1150" y="3048"/>
                                    </a:lnTo>
                                    <a:lnTo>
                                      <a:pt x="1150" y="3032"/>
                                    </a:lnTo>
                                    <a:lnTo>
                                      <a:pt x="651" y="3032"/>
                                    </a:lnTo>
                                    <a:lnTo>
                                      <a:pt x="637" y="3018"/>
                                    </a:lnTo>
                                    <a:lnTo>
                                      <a:pt x="651" y="3018"/>
                                    </a:lnTo>
                                    <a:lnTo>
                                      <a:pt x="651" y="32"/>
                                    </a:lnTo>
                                    <a:lnTo>
                                      <a:pt x="637" y="32"/>
                                    </a:lnTo>
                                    <a:lnTo>
                                      <a:pt x="621" y="16"/>
                                    </a:lnTo>
                                    <a:moveTo>
                                      <a:pt x="1240" y="3018"/>
                                    </a:moveTo>
                                    <a:lnTo>
                                      <a:pt x="1170" y="3018"/>
                                    </a:lnTo>
                                    <a:lnTo>
                                      <a:pt x="1170" y="3048"/>
                                    </a:lnTo>
                                    <a:lnTo>
                                      <a:pt x="1240" y="3048"/>
                                    </a:lnTo>
                                    <a:lnTo>
                                      <a:pt x="1272" y="3032"/>
                                    </a:lnTo>
                                    <a:lnTo>
                                      <a:pt x="1240" y="3018"/>
                                    </a:lnTo>
                                    <a:moveTo>
                                      <a:pt x="651" y="3018"/>
                                    </a:moveTo>
                                    <a:lnTo>
                                      <a:pt x="637" y="3018"/>
                                    </a:lnTo>
                                    <a:lnTo>
                                      <a:pt x="651" y="3032"/>
                                    </a:lnTo>
                                    <a:lnTo>
                                      <a:pt x="651" y="3018"/>
                                    </a:lnTo>
                                    <a:moveTo>
                                      <a:pt x="1150" y="3018"/>
                                    </a:moveTo>
                                    <a:lnTo>
                                      <a:pt x="651" y="3018"/>
                                    </a:lnTo>
                                    <a:lnTo>
                                      <a:pt x="651" y="3032"/>
                                    </a:lnTo>
                                    <a:lnTo>
                                      <a:pt x="1150" y="3032"/>
                                    </a:lnTo>
                                    <a:lnTo>
                                      <a:pt x="1150" y="3018"/>
                                    </a:lnTo>
                                    <a:moveTo>
                                      <a:pt x="651" y="0"/>
                                    </a:moveTo>
                                    <a:lnTo>
                                      <a:pt x="0" y="0"/>
                                    </a:lnTo>
                                    <a:lnTo>
                                      <a:pt x="0" y="32"/>
                                    </a:lnTo>
                                    <a:lnTo>
                                      <a:pt x="621" y="32"/>
                                    </a:lnTo>
                                    <a:lnTo>
                                      <a:pt x="621" y="16"/>
                                    </a:lnTo>
                                    <a:lnTo>
                                      <a:pt x="651" y="16"/>
                                    </a:lnTo>
                                    <a:lnTo>
                                      <a:pt x="651" y="0"/>
                                    </a:lnTo>
                                    <a:moveTo>
                                      <a:pt x="651" y="16"/>
                                    </a:moveTo>
                                    <a:lnTo>
                                      <a:pt x="621" y="16"/>
                                    </a:lnTo>
                                    <a:lnTo>
                                      <a:pt x="637" y="32"/>
                                    </a:lnTo>
                                    <a:lnTo>
                                      <a:pt x="651" y="32"/>
                                    </a:lnTo>
                                    <a:lnTo>
                                      <a:pt x="651" y="16"/>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10" name="" descr=""/>
                              <pic:cNvPicPr/>
                            </pic:nvPicPr>
                            <pic:blipFill>
                              <a:blip r:embed="rId18"/>
                              <a:stretch/>
                            </pic:blipFill>
                            <pic:spPr>
                              <a:xfrm>
                                <a:off x="2311560" y="45720"/>
                                <a:ext cx="1153080" cy="14760"/>
                              </a:xfrm>
                              <a:prstGeom prst="rect">
                                <a:avLst/>
                              </a:prstGeom>
                              <a:ln w="0">
                                <a:noFill/>
                              </a:ln>
                            </pic:spPr>
                          </pic:pic>
                          <pic:pic xmlns:pic="http://schemas.openxmlformats.org/drawingml/2006/picture">
                            <pic:nvPicPr>
                              <pic:cNvPr id="11" name="" descr=""/>
                              <pic:cNvPicPr/>
                            </pic:nvPicPr>
                            <pic:blipFill>
                              <a:blip r:embed="rId19"/>
                              <a:stretch/>
                            </pic:blipFill>
                            <pic:spPr>
                              <a:xfrm>
                                <a:off x="2366640" y="43200"/>
                                <a:ext cx="1036440" cy="21600"/>
                              </a:xfrm>
                              <a:prstGeom prst="rect">
                                <a:avLst/>
                              </a:prstGeom>
                              <a:ln w="0">
                                <a:noFill/>
                              </a:ln>
                            </pic:spPr>
                          </pic:pic>
                          <wps:wsp>
                            <wps:cNvSpPr/>
                            <wps:spPr>
                              <a:xfrm>
                                <a:off x="3274200" y="3224520"/>
                                <a:ext cx="1098000" cy="10080"/>
                              </a:xfrm>
                              <a:custGeom>
                                <a:avLst/>
                                <a:gdLst/>
                                <a:ahLst/>
                                <a:rect l="l" t="t" r="r" b="b"/>
                                <a:pathLst>
                                  <a:path w="3612" h="486">
                                    <a:moveTo>
                                      <a:pt x="3530" y="0"/>
                                    </a:moveTo>
                                    <a:lnTo>
                                      <a:pt x="81" y="0"/>
                                    </a:lnTo>
                                    <a:lnTo>
                                      <a:pt x="49" y="5"/>
                                    </a:lnTo>
                                    <a:lnTo>
                                      <a:pt x="25" y="23"/>
                                    </a:lnTo>
                                    <a:lnTo>
                                      <a:pt x="7" y="49"/>
                                    </a:lnTo>
                                    <a:lnTo>
                                      <a:pt x="0" y="79"/>
                                    </a:lnTo>
                                    <a:lnTo>
                                      <a:pt x="0" y="404"/>
                                    </a:lnTo>
                                    <a:lnTo>
                                      <a:pt x="7" y="436"/>
                                    </a:lnTo>
                                    <a:lnTo>
                                      <a:pt x="25" y="462"/>
                                    </a:lnTo>
                                    <a:lnTo>
                                      <a:pt x="49" y="478"/>
                                    </a:lnTo>
                                    <a:lnTo>
                                      <a:pt x="81" y="485"/>
                                    </a:lnTo>
                                    <a:lnTo>
                                      <a:pt x="3530" y="485"/>
                                    </a:lnTo>
                                    <a:lnTo>
                                      <a:pt x="3562" y="478"/>
                                    </a:lnTo>
                                    <a:lnTo>
                                      <a:pt x="3586" y="462"/>
                                    </a:lnTo>
                                    <a:lnTo>
                                      <a:pt x="3604" y="436"/>
                                    </a:lnTo>
                                    <a:lnTo>
                                      <a:pt x="3611" y="404"/>
                                    </a:lnTo>
                                    <a:lnTo>
                                      <a:pt x="3611" y="79"/>
                                    </a:lnTo>
                                    <a:lnTo>
                                      <a:pt x="3604" y="49"/>
                                    </a:lnTo>
                                    <a:lnTo>
                                      <a:pt x="3586" y="23"/>
                                    </a:lnTo>
                                    <a:lnTo>
                                      <a:pt x="3562" y="5"/>
                                    </a:lnTo>
                                    <a:lnTo>
                                      <a:pt x="3530"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12" name="" descr=""/>
                              <pic:cNvPicPr/>
                            </pic:nvPicPr>
                            <pic:blipFill>
                              <a:blip r:embed="rId18"/>
                              <a:stretch/>
                            </pic:blipFill>
                            <pic:spPr>
                              <a:xfrm>
                                <a:off x="2311560" y="66600"/>
                                <a:ext cx="1153080" cy="14760"/>
                              </a:xfrm>
                              <a:prstGeom prst="rect">
                                <a:avLst/>
                              </a:prstGeom>
                              <a:ln w="0">
                                <a:noFill/>
                              </a:ln>
                            </pic:spPr>
                          </pic:pic>
                          <pic:pic xmlns:pic="http://schemas.openxmlformats.org/drawingml/2006/picture">
                            <pic:nvPicPr>
                              <pic:cNvPr id="13" name="" descr=""/>
                              <pic:cNvPicPr/>
                            </pic:nvPicPr>
                            <pic:blipFill>
                              <a:blip r:embed="rId20"/>
                              <a:stretch/>
                            </pic:blipFill>
                            <pic:spPr>
                              <a:xfrm>
                                <a:off x="2464920" y="64800"/>
                                <a:ext cx="840240" cy="20880"/>
                              </a:xfrm>
                              <a:prstGeom prst="rect">
                                <a:avLst/>
                              </a:prstGeom>
                              <a:ln w="0">
                                <a:noFill/>
                              </a:ln>
                            </pic:spPr>
                          </pic:pic>
                          <wps:wsp>
                            <wps:cNvSpPr/>
                            <wps:spPr>
                              <a:xfrm>
                                <a:off x="3274200" y="3245400"/>
                                <a:ext cx="1098000" cy="10800"/>
                              </a:xfrm>
                              <a:custGeom>
                                <a:avLst/>
                                <a:gdLst/>
                                <a:ahLst/>
                                <a:rect l="l" t="t" r="r" b="b"/>
                                <a:pathLst>
                                  <a:path w="3612" h="486">
                                    <a:moveTo>
                                      <a:pt x="3530" y="0"/>
                                    </a:moveTo>
                                    <a:lnTo>
                                      <a:pt x="81" y="0"/>
                                    </a:lnTo>
                                    <a:lnTo>
                                      <a:pt x="49" y="7"/>
                                    </a:lnTo>
                                    <a:lnTo>
                                      <a:pt x="25" y="25"/>
                                    </a:lnTo>
                                    <a:lnTo>
                                      <a:pt x="7" y="49"/>
                                    </a:lnTo>
                                    <a:lnTo>
                                      <a:pt x="0" y="81"/>
                                    </a:lnTo>
                                    <a:lnTo>
                                      <a:pt x="0" y="404"/>
                                    </a:lnTo>
                                    <a:lnTo>
                                      <a:pt x="7" y="436"/>
                                    </a:lnTo>
                                    <a:lnTo>
                                      <a:pt x="25" y="460"/>
                                    </a:lnTo>
                                    <a:lnTo>
                                      <a:pt x="49" y="478"/>
                                    </a:lnTo>
                                    <a:lnTo>
                                      <a:pt x="81" y="485"/>
                                    </a:lnTo>
                                    <a:lnTo>
                                      <a:pt x="3530" y="485"/>
                                    </a:lnTo>
                                    <a:lnTo>
                                      <a:pt x="3562" y="478"/>
                                    </a:lnTo>
                                    <a:lnTo>
                                      <a:pt x="3586" y="460"/>
                                    </a:lnTo>
                                    <a:lnTo>
                                      <a:pt x="3604" y="436"/>
                                    </a:lnTo>
                                    <a:lnTo>
                                      <a:pt x="3611" y="404"/>
                                    </a:lnTo>
                                    <a:lnTo>
                                      <a:pt x="3611" y="81"/>
                                    </a:lnTo>
                                    <a:lnTo>
                                      <a:pt x="3604" y="49"/>
                                    </a:lnTo>
                                    <a:lnTo>
                                      <a:pt x="3586" y="25"/>
                                    </a:lnTo>
                                    <a:lnTo>
                                      <a:pt x="3562" y="7"/>
                                    </a:lnTo>
                                    <a:lnTo>
                                      <a:pt x="3530" y="0"/>
                                    </a:lnTo>
                                    <a:close/>
                                  </a:path>
                                </a:pathLst>
                              </a:custGeom>
                              <a:solidFill>
                                <a:srgbClr val="f2f2f2"/>
                              </a:solidFill>
                              <a:ln w="0">
                                <a:noFill/>
                              </a:ln>
                            </wps:spPr>
                            <wps:style>
                              <a:lnRef idx="0"/>
                              <a:fillRef idx="0"/>
                              <a:effectRef idx="0"/>
                              <a:fontRef idx="minor"/>
                            </wps:style>
                            <wps:bodyPr/>
                          </wps:wsp>
                          <wps:wsp>
                            <wps:cNvSpPr/>
                            <wps:spPr>
                              <a:xfrm>
                                <a:off x="3009960" y="3228480"/>
                                <a:ext cx="266760" cy="24120"/>
                              </a:xfrm>
                              <a:custGeom>
                                <a:avLst/>
                                <a:gdLst/>
                                <a:ahLst/>
                                <a:rect l="l" t="t" r="r" b="b"/>
                                <a:pathLst>
                                  <a:path w="879" h="1095">
                                    <a:moveTo>
                                      <a:pt x="878" y="60"/>
                                    </a:moveTo>
                                    <a:lnTo>
                                      <a:pt x="848" y="44"/>
                                    </a:lnTo>
                                    <a:lnTo>
                                      <a:pt x="757" y="0"/>
                                    </a:lnTo>
                                    <a:lnTo>
                                      <a:pt x="757" y="44"/>
                                    </a:lnTo>
                                    <a:lnTo>
                                      <a:pt x="424" y="44"/>
                                    </a:lnTo>
                                    <a:lnTo>
                                      <a:pt x="424" y="521"/>
                                    </a:lnTo>
                                    <a:lnTo>
                                      <a:pt x="0" y="521"/>
                                    </a:lnTo>
                                    <a:lnTo>
                                      <a:pt x="0" y="529"/>
                                    </a:lnTo>
                                    <a:lnTo>
                                      <a:pt x="0" y="551"/>
                                    </a:lnTo>
                                    <a:lnTo>
                                      <a:pt x="0" y="559"/>
                                    </a:lnTo>
                                    <a:lnTo>
                                      <a:pt x="424" y="559"/>
                                    </a:lnTo>
                                    <a:lnTo>
                                      <a:pt x="424" y="1048"/>
                                    </a:lnTo>
                                    <a:lnTo>
                                      <a:pt x="757" y="1048"/>
                                    </a:lnTo>
                                    <a:lnTo>
                                      <a:pt x="757" y="1094"/>
                                    </a:lnTo>
                                    <a:lnTo>
                                      <a:pt x="848" y="1048"/>
                                    </a:lnTo>
                                    <a:lnTo>
                                      <a:pt x="878" y="1032"/>
                                    </a:lnTo>
                                    <a:lnTo>
                                      <a:pt x="848" y="1018"/>
                                    </a:lnTo>
                                    <a:lnTo>
                                      <a:pt x="757" y="972"/>
                                    </a:lnTo>
                                    <a:lnTo>
                                      <a:pt x="757" y="1018"/>
                                    </a:lnTo>
                                    <a:lnTo>
                                      <a:pt x="454" y="1018"/>
                                    </a:lnTo>
                                    <a:lnTo>
                                      <a:pt x="454" y="74"/>
                                    </a:lnTo>
                                    <a:lnTo>
                                      <a:pt x="757" y="74"/>
                                    </a:lnTo>
                                    <a:lnTo>
                                      <a:pt x="757" y="120"/>
                                    </a:lnTo>
                                    <a:lnTo>
                                      <a:pt x="848" y="74"/>
                                    </a:lnTo>
                                    <a:lnTo>
                                      <a:pt x="878" y="6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14" name="" descr=""/>
                              <pic:cNvPicPr/>
                            </pic:nvPicPr>
                            <pic:blipFill>
                              <a:blip r:embed="rId21"/>
                              <a:stretch/>
                            </pic:blipFill>
                            <pic:spPr>
                              <a:xfrm>
                                <a:off x="2336040" y="106560"/>
                                <a:ext cx="1153080" cy="14760"/>
                              </a:xfrm>
                              <a:prstGeom prst="rect">
                                <a:avLst/>
                              </a:prstGeom>
                              <a:ln w="0">
                                <a:noFill/>
                              </a:ln>
                            </pic:spPr>
                          </pic:pic>
                          <pic:pic xmlns:pic="http://schemas.openxmlformats.org/drawingml/2006/picture">
                            <pic:nvPicPr>
                              <pic:cNvPr id="15" name="" descr=""/>
                              <pic:cNvPicPr/>
                            </pic:nvPicPr>
                            <pic:blipFill>
                              <a:blip r:embed="rId22"/>
                              <a:stretch/>
                            </pic:blipFill>
                            <pic:spPr>
                              <a:xfrm>
                                <a:off x="2538720" y="104760"/>
                                <a:ext cx="741600" cy="20160"/>
                              </a:xfrm>
                              <a:prstGeom prst="rect">
                                <a:avLst/>
                              </a:prstGeom>
                              <a:ln w="0">
                                <a:noFill/>
                              </a:ln>
                            </pic:spPr>
                          </pic:pic>
                          <wps:wsp>
                            <wps:cNvSpPr/>
                            <wps:spPr>
                              <a:xfrm>
                                <a:off x="3298680" y="3285360"/>
                                <a:ext cx="1098000" cy="10800"/>
                              </a:xfrm>
                              <a:custGeom>
                                <a:avLst/>
                                <a:gdLst/>
                                <a:ahLst/>
                                <a:rect l="l" t="t" r="r" b="b"/>
                                <a:pathLst>
                                  <a:path w="3612" h="505">
                                    <a:moveTo>
                                      <a:pt x="3528" y="0"/>
                                    </a:moveTo>
                                    <a:lnTo>
                                      <a:pt x="85" y="0"/>
                                    </a:lnTo>
                                    <a:lnTo>
                                      <a:pt x="51" y="7"/>
                                    </a:lnTo>
                                    <a:lnTo>
                                      <a:pt x="25" y="25"/>
                                    </a:lnTo>
                                    <a:lnTo>
                                      <a:pt x="7" y="51"/>
                                    </a:lnTo>
                                    <a:lnTo>
                                      <a:pt x="0" y="85"/>
                                    </a:lnTo>
                                    <a:lnTo>
                                      <a:pt x="0" y="419"/>
                                    </a:lnTo>
                                    <a:lnTo>
                                      <a:pt x="7" y="453"/>
                                    </a:lnTo>
                                    <a:lnTo>
                                      <a:pt x="25" y="479"/>
                                    </a:lnTo>
                                    <a:lnTo>
                                      <a:pt x="51" y="497"/>
                                    </a:lnTo>
                                    <a:lnTo>
                                      <a:pt x="85" y="504"/>
                                    </a:lnTo>
                                    <a:lnTo>
                                      <a:pt x="3528" y="504"/>
                                    </a:lnTo>
                                    <a:lnTo>
                                      <a:pt x="3560" y="497"/>
                                    </a:lnTo>
                                    <a:lnTo>
                                      <a:pt x="3587" y="479"/>
                                    </a:lnTo>
                                    <a:lnTo>
                                      <a:pt x="3606" y="453"/>
                                    </a:lnTo>
                                    <a:lnTo>
                                      <a:pt x="3611" y="419"/>
                                    </a:lnTo>
                                    <a:lnTo>
                                      <a:pt x="3611" y="85"/>
                                    </a:lnTo>
                                    <a:lnTo>
                                      <a:pt x="3606" y="51"/>
                                    </a:lnTo>
                                    <a:lnTo>
                                      <a:pt x="3587" y="25"/>
                                    </a:lnTo>
                                    <a:lnTo>
                                      <a:pt x="3560" y="7"/>
                                    </a:lnTo>
                                    <a:lnTo>
                                      <a:pt x="3528"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16" name="" descr=""/>
                              <pic:cNvPicPr/>
                            </pic:nvPicPr>
                            <pic:blipFill>
                              <a:blip r:embed="rId21"/>
                              <a:stretch/>
                            </pic:blipFill>
                            <pic:spPr>
                              <a:xfrm>
                                <a:off x="2336040" y="132120"/>
                                <a:ext cx="1153080" cy="14760"/>
                              </a:xfrm>
                              <a:prstGeom prst="rect">
                                <a:avLst/>
                              </a:prstGeom>
                              <a:ln w="0">
                                <a:noFill/>
                              </a:ln>
                            </pic:spPr>
                          </pic:pic>
                          <pic:pic xmlns:pic="http://schemas.openxmlformats.org/drawingml/2006/picture">
                            <pic:nvPicPr>
                              <pic:cNvPr id="17" name="" descr=""/>
                              <pic:cNvPicPr/>
                            </pic:nvPicPr>
                            <pic:blipFill>
                              <a:blip r:embed="rId23"/>
                              <a:stretch/>
                            </pic:blipFill>
                            <pic:spPr>
                              <a:xfrm>
                                <a:off x="2354760" y="130320"/>
                                <a:ext cx="1103760" cy="20880"/>
                              </a:xfrm>
                              <a:prstGeom prst="rect">
                                <a:avLst/>
                              </a:prstGeom>
                              <a:ln w="0">
                                <a:noFill/>
                              </a:ln>
                            </pic:spPr>
                          </pic:pic>
                          <wps:wsp>
                            <wps:cNvSpPr/>
                            <wps:spPr>
                              <a:xfrm>
                                <a:off x="3298680" y="3310920"/>
                                <a:ext cx="1098000" cy="10800"/>
                              </a:xfrm>
                              <a:custGeom>
                                <a:avLst/>
                                <a:gdLst/>
                                <a:ahLst/>
                                <a:rect l="l" t="t" r="r" b="b"/>
                                <a:pathLst>
                                  <a:path w="3612" h="505">
                                    <a:moveTo>
                                      <a:pt x="3528" y="0"/>
                                    </a:moveTo>
                                    <a:lnTo>
                                      <a:pt x="85" y="0"/>
                                    </a:lnTo>
                                    <a:lnTo>
                                      <a:pt x="51" y="7"/>
                                    </a:lnTo>
                                    <a:lnTo>
                                      <a:pt x="25" y="25"/>
                                    </a:lnTo>
                                    <a:lnTo>
                                      <a:pt x="7" y="51"/>
                                    </a:lnTo>
                                    <a:lnTo>
                                      <a:pt x="0" y="85"/>
                                    </a:lnTo>
                                    <a:lnTo>
                                      <a:pt x="0" y="419"/>
                                    </a:lnTo>
                                    <a:lnTo>
                                      <a:pt x="7" y="453"/>
                                    </a:lnTo>
                                    <a:lnTo>
                                      <a:pt x="25" y="479"/>
                                    </a:lnTo>
                                    <a:lnTo>
                                      <a:pt x="51" y="497"/>
                                    </a:lnTo>
                                    <a:lnTo>
                                      <a:pt x="85" y="504"/>
                                    </a:lnTo>
                                    <a:lnTo>
                                      <a:pt x="3528" y="504"/>
                                    </a:lnTo>
                                    <a:lnTo>
                                      <a:pt x="3560" y="497"/>
                                    </a:lnTo>
                                    <a:lnTo>
                                      <a:pt x="3587" y="479"/>
                                    </a:lnTo>
                                    <a:lnTo>
                                      <a:pt x="3606" y="453"/>
                                    </a:lnTo>
                                    <a:lnTo>
                                      <a:pt x="3611" y="419"/>
                                    </a:lnTo>
                                    <a:lnTo>
                                      <a:pt x="3611" y="85"/>
                                    </a:lnTo>
                                    <a:lnTo>
                                      <a:pt x="3606" y="51"/>
                                    </a:lnTo>
                                    <a:lnTo>
                                      <a:pt x="3587" y="25"/>
                                    </a:lnTo>
                                    <a:lnTo>
                                      <a:pt x="3560" y="7"/>
                                    </a:lnTo>
                                    <a:lnTo>
                                      <a:pt x="3528"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18" name="" descr=""/>
                              <pic:cNvPicPr/>
                            </pic:nvPicPr>
                            <pic:blipFill>
                              <a:blip r:embed="rId18"/>
                              <a:stretch/>
                            </pic:blipFill>
                            <pic:spPr>
                              <a:xfrm>
                                <a:off x="2336040" y="158040"/>
                                <a:ext cx="1153080" cy="14760"/>
                              </a:xfrm>
                              <a:prstGeom prst="rect">
                                <a:avLst/>
                              </a:prstGeom>
                              <a:ln w="0">
                                <a:noFill/>
                              </a:ln>
                            </pic:spPr>
                          </pic:pic>
                          <pic:pic xmlns:pic="http://schemas.openxmlformats.org/drawingml/2006/picture">
                            <pic:nvPicPr>
                              <pic:cNvPr id="19" name="" descr=""/>
                              <pic:cNvPicPr/>
                            </pic:nvPicPr>
                            <pic:blipFill>
                              <a:blip r:embed="rId24"/>
                              <a:stretch/>
                            </pic:blipFill>
                            <pic:spPr>
                              <a:xfrm>
                                <a:off x="2532240" y="155520"/>
                                <a:ext cx="748080" cy="21600"/>
                              </a:xfrm>
                              <a:prstGeom prst="rect">
                                <a:avLst/>
                              </a:prstGeom>
                              <a:ln w="0">
                                <a:noFill/>
                              </a:ln>
                            </pic:spPr>
                          </pic:pic>
                          <wps:wsp>
                            <wps:cNvSpPr/>
                            <wps:spPr>
                              <a:xfrm>
                                <a:off x="3298680" y="3336840"/>
                                <a:ext cx="1098000" cy="10080"/>
                              </a:xfrm>
                              <a:custGeom>
                                <a:avLst/>
                                <a:gdLst/>
                                <a:ahLst/>
                                <a:rect l="l" t="t" r="r" b="b"/>
                                <a:pathLst>
                                  <a:path w="3612" h="486">
                                    <a:moveTo>
                                      <a:pt x="3532" y="0"/>
                                    </a:moveTo>
                                    <a:lnTo>
                                      <a:pt x="81" y="0"/>
                                    </a:lnTo>
                                    <a:lnTo>
                                      <a:pt x="49" y="5"/>
                                    </a:lnTo>
                                    <a:lnTo>
                                      <a:pt x="25" y="23"/>
                                    </a:lnTo>
                                    <a:lnTo>
                                      <a:pt x="7" y="49"/>
                                    </a:lnTo>
                                    <a:lnTo>
                                      <a:pt x="0" y="79"/>
                                    </a:lnTo>
                                    <a:lnTo>
                                      <a:pt x="0" y="404"/>
                                    </a:lnTo>
                                    <a:lnTo>
                                      <a:pt x="7" y="436"/>
                                    </a:lnTo>
                                    <a:lnTo>
                                      <a:pt x="25" y="462"/>
                                    </a:lnTo>
                                    <a:lnTo>
                                      <a:pt x="49" y="478"/>
                                    </a:lnTo>
                                    <a:lnTo>
                                      <a:pt x="81" y="485"/>
                                    </a:lnTo>
                                    <a:lnTo>
                                      <a:pt x="3532" y="485"/>
                                    </a:lnTo>
                                    <a:lnTo>
                                      <a:pt x="3562" y="478"/>
                                    </a:lnTo>
                                    <a:lnTo>
                                      <a:pt x="3588" y="462"/>
                                    </a:lnTo>
                                    <a:lnTo>
                                      <a:pt x="3606" y="436"/>
                                    </a:lnTo>
                                    <a:lnTo>
                                      <a:pt x="3611" y="404"/>
                                    </a:lnTo>
                                    <a:lnTo>
                                      <a:pt x="3611" y="79"/>
                                    </a:lnTo>
                                    <a:lnTo>
                                      <a:pt x="3606" y="49"/>
                                    </a:lnTo>
                                    <a:lnTo>
                                      <a:pt x="3588" y="23"/>
                                    </a:lnTo>
                                    <a:lnTo>
                                      <a:pt x="3562" y="5"/>
                                    </a:lnTo>
                                    <a:lnTo>
                                      <a:pt x="3532" y="0"/>
                                    </a:lnTo>
                                    <a:close/>
                                  </a:path>
                                </a:pathLst>
                              </a:custGeom>
                              <a:solidFill>
                                <a:srgbClr val="f2f2f2"/>
                              </a:solidFill>
                              <a:ln w="0">
                                <a:noFill/>
                              </a:ln>
                            </wps:spPr>
                            <wps:style>
                              <a:lnRef idx="0"/>
                              <a:fillRef idx="0"/>
                              <a:effectRef idx="0"/>
                              <a:fontRef idx="minor"/>
                            </wps:style>
                            <wps:bodyPr/>
                          </wps:wsp>
                          <wps:wsp>
                            <wps:cNvSpPr/>
                            <wps:spPr>
                              <a:xfrm>
                                <a:off x="3009960" y="3289320"/>
                                <a:ext cx="289080" cy="54720"/>
                              </a:xfrm>
                              <a:custGeom>
                                <a:avLst/>
                                <a:gdLst/>
                                <a:ahLst/>
                                <a:rect l="l" t="t" r="r" b="b"/>
                                <a:pathLst>
                                  <a:path w="950" h="2490">
                                    <a:moveTo>
                                      <a:pt x="949" y="60"/>
                                    </a:moveTo>
                                    <a:lnTo>
                                      <a:pt x="919" y="46"/>
                                    </a:lnTo>
                                    <a:lnTo>
                                      <a:pt x="828" y="0"/>
                                    </a:lnTo>
                                    <a:lnTo>
                                      <a:pt x="828" y="46"/>
                                    </a:lnTo>
                                    <a:lnTo>
                                      <a:pt x="460" y="46"/>
                                    </a:lnTo>
                                    <a:lnTo>
                                      <a:pt x="460" y="1235"/>
                                    </a:lnTo>
                                    <a:lnTo>
                                      <a:pt x="460" y="1865"/>
                                    </a:lnTo>
                                    <a:lnTo>
                                      <a:pt x="0" y="1865"/>
                                    </a:lnTo>
                                    <a:lnTo>
                                      <a:pt x="0" y="1879"/>
                                    </a:lnTo>
                                    <a:lnTo>
                                      <a:pt x="0" y="1880"/>
                                    </a:lnTo>
                                    <a:lnTo>
                                      <a:pt x="0" y="1895"/>
                                    </a:lnTo>
                                    <a:lnTo>
                                      <a:pt x="0" y="1909"/>
                                    </a:lnTo>
                                    <a:lnTo>
                                      <a:pt x="0" y="1910"/>
                                    </a:lnTo>
                                    <a:lnTo>
                                      <a:pt x="460" y="1910"/>
                                    </a:lnTo>
                                    <a:lnTo>
                                      <a:pt x="460" y="2443"/>
                                    </a:lnTo>
                                    <a:lnTo>
                                      <a:pt x="828" y="2443"/>
                                    </a:lnTo>
                                    <a:lnTo>
                                      <a:pt x="828" y="2489"/>
                                    </a:lnTo>
                                    <a:lnTo>
                                      <a:pt x="919" y="2443"/>
                                    </a:lnTo>
                                    <a:lnTo>
                                      <a:pt x="949" y="2429"/>
                                    </a:lnTo>
                                    <a:lnTo>
                                      <a:pt x="919" y="2413"/>
                                    </a:lnTo>
                                    <a:lnTo>
                                      <a:pt x="828" y="2367"/>
                                    </a:lnTo>
                                    <a:lnTo>
                                      <a:pt x="828" y="2413"/>
                                    </a:lnTo>
                                    <a:lnTo>
                                      <a:pt x="490" y="2413"/>
                                    </a:lnTo>
                                    <a:lnTo>
                                      <a:pt x="490" y="1265"/>
                                    </a:lnTo>
                                    <a:lnTo>
                                      <a:pt x="828" y="1265"/>
                                    </a:lnTo>
                                    <a:lnTo>
                                      <a:pt x="828" y="1311"/>
                                    </a:lnTo>
                                    <a:lnTo>
                                      <a:pt x="919" y="1265"/>
                                    </a:lnTo>
                                    <a:lnTo>
                                      <a:pt x="949" y="1251"/>
                                    </a:lnTo>
                                    <a:lnTo>
                                      <a:pt x="919" y="1235"/>
                                    </a:lnTo>
                                    <a:lnTo>
                                      <a:pt x="828" y="1191"/>
                                    </a:lnTo>
                                    <a:lnTo>
                                      <a:pt x="828" y="1235"/>
                                    </a:lnTo>
                                    <a:lnTo>
                                      <a:pt x="490" y="1235"/>
                                    </a:lnTo>
                                    <a:lnTo>
                                      <a:pt x="490" y="76"/>
                                    </a:lnTo>
                                    <a:lnTo>
                                      <a:pt x="828" y="76"/>
                                    </a:lnTo>
                                    <a:lnTo>
                                      <a:pt x="828" y="122"/>
                                    </a:lnTo>
                                    <a:lnTo>
                                      <a:pt x="919" y="76"/>
                                    </a:lnTo>
                                    <a:lnTo>
                                      <a:pt x="949" y="6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20" name="" descr=""/>
                              <pic:cNvPicPr/>
                            </pic:nvPicPr>
                            <pic:blipFill>
                              <a:blip r:embed="rId21"/>
                              <a:stretch/>
                            </pic:blipFill>
                            <pic:spPr>
                              <a:xfrm>
                                <a:off x="2336040" y="183600"/>
                                <a:ext cx="1153080" cy="15120"/>
                              </a:xfrm>
                              <a:prstGeom prst="rect">
                                <a:avLst/>
                              </a:prstGeom>
                              <a:ln w="0">
                                <a:noFill/>
                              </a:ln>
                            </pic:spPr>
                          </pic:pic>
                          <pic:pic xmlns:pic="http://schemas.openxmlformats.org/drawingml/2006/picture">
                            <pic:nvPicPr>
                              <pic:cNvPr id="21" name="" descr=""/>
                              <pic:cNvPicPr/>
                            </pic:nvPicPr>
                            <pic:blipFill>
                              <a:blip r:embed="rId25"/>
                              <a:stretch/>
                            </pic:blipFill>
                            <pic:spPr>
                              <a:xfrm>
                                <a:off x="2446560" y="181440"/>
                                <a:ext cx="925920" cy="20880"/>
                              </a:xfrm>
                              <a:prstGeom prst="rect">
                                <a:avLst/>
                              </a:prstGeom>
                              <a:ln w="0">
                                <a:noFill/>
                              </a:ln>
                            </pic:spPr>
                          </pic:pic>
                          <wps:wsp>
                            <wps:cNvSpPr/>
                            <wps:spPr>
                              <a:xfrm>
                                <a:off x="3298680" y="3362400"/>
                                <a:ext cx="1098000" cy="10800"/>
                              </a:xfrm>
                              <a:custGeom>
                                <a:avLst/>
                                <a:gdLst/>
                                <a:ahLst/>
                                <a:rect l="l" t="t" r="r" b="b"/>
                                <a:pathLst>
                                  <a:path w="3612" h="505">
                                    <a:moveTo>
                                      <a:pt x="3528" y="0"/>
                                    </a:moveTo>
                                    <a:lnTo>
                                      <a:pt x="85" y="0"/>
                                    </a:lnTo>
                                    <a:lnTo>
                                      <a:pt x="51" y="5"/>
                                    </a:lnTo>
                                    <a:lnTo>
                                      <a:pt x="25" y="25"/>
                                    </a:lnTo>
                                    <a:lnTo>
                                      <a:pt x="7" y="51"/>
                                    </a:lnTo>
                                    <a:lnTo>
                                      <a:pt x="0" y="83"/>
                                    </a:lnTo>
                                    <a:lnTo>
                                      <a:pt x="0" y="421"/>
                                    </a:lnTo>
                                    <a:lnTo>
                                      <a:pt x="7" y="453"/>
                                    </a:lnTo>
                                    <a:lnTo>
                                      <a:pt x="25" y="481"/>
                                    </a:lnTo>
                                    <a:lnTo>
                                      <a:pt x="51" y="499"/>
                                    </a:lnTo>
                                    <a:lnTo>
                                      <a:pt x="85" y="504"/>
                                    </a:lnTo>
                                    <a:lnTo>
                                      <a:pt x="3528" y="504"/>
                                    </a:lnTo>
                                    <a:lnTo>
                                      <a:pt x="3560" y="499"/>
                                    </a:lnTo>
                                    <a:lnTo>
                                      <a:pt x="3587" y="481"/>
                                    </a:lnTo>
                                    <a:lnTo>
                                      <a:pt x="3606" y="453"/>
                                    </a:lnTo>
                                    <a:lnTo>
                                      <a:pt x="3611" y="421"/>
                                    </a:lnTo>
                                    <a:lnTo>
                                      <a:pt x="3611" y="83"/>
                                    </a:lnTo>
                                    <a:lnTo>
                                      <a:pt x="3606" y="51"/>
                                    </a:lnTo>
                                    <a:lnTo>
                                      <a:pt x="3587" y="25"/>
                                    </a:lnTo>
                                    <a:lnTo>
                                      <a:pt x="3560" y="5"/>
                                    </a:lnTo>
                                    <a:lnTo>
                                      <a:pt x="3528" y="0"/>
                                    </a:lnTo>
                                    <a:close/>
                                  </a:path>
                                </a:pathLst>
                              </a:custGeom>
                              <a:solidFill>
                                <a:srgbClr val="f2f2f2"/>
                              </a:solidFill>
                              <a:ln w="0">
                                <a:noFill/>
                              </a:ln>
                            </wps:spPr>
                            <wps:style>
                              <a:lnRef idx="0"/>
                              <a:fillRef idx="0"/>
                              <a:effectRef idx="0"/>
                              <a:fontRef idx="minor"/>
                            </wps:style>
                            <wps:bodyPr/>
                          </wps:wsp>
                          <wps:wsp>
                            <wps:cNvSpPr/>
                            <wps:spPr>
                              <a:xfrm>
                                <a:off x="3009960" y="3330720"/>
                                <a:ext cx="289080" cy="38880"/>
                              </a:xfrm>
                              <a:custGeom>
                                <a:avLst/>
                                <a:gdLst/>
                                <a:ahLst/>
                                <a:rect l="l" t="t" r="r" b="b"/>
                                <a:pathLst>
                                  <a:path w="950" h="1786">
                                    <a:moveTo>
                                      <a:pt x="828" y="1663"/>
                                    </a:moveTo>
                                    <a:lnTo>
                                      <a:pt x="828" y="1785"/>
                                    </a:lnTo>
                                    <a:lnTo>
                                      <a:pt x="919" y="1739"/>
                                    </a:lnTo>
                                    <a:lnTo>
                                      <a:pt x="848" y="1739"/>
                                    </a:lnTo>
                                    <a:lnTo>
                                      <a:pt x="848" y="1709"/>
                                    </a:lnTo>
                                    <a:lnTo>
                                      <a:pt x="919" y="1709"/>
                                    </a:lnTo>
                                    <a:lnTo>
                                      <a:pt x="828" y="1663"/>
                                    </a:lnTo>
                                    <a:moveTo>
                                      <a:pt x="460" y="16"/>
                                    </a:moveTo>
                                    <a:lnTo>
                                      <a:pt x="460" y="1739"/>
                                    </a:lnTo>
                                    <a:lnTo>
                                      <a:pt x="828" y="1739"/>
                                    </a:lnTo>
                                    <a:lnTo>
                                      <a:pt x="828" y="1723"/>
                                    </a:lnTo>
                                    <a:lnTo>
                                      <a:pt x="490" y="1723"/>
                                    </a:lnTo>
                                    <a:lnTo>
                                      <a:pt x="476" y="1709"/>
                                    </a:lnTo>
                                    <a:lnTo>
                                      <a:pt x="490" y="1709"/>
                                    </a:lnTo>
                                    <a:lnTo>
                                      <a:pt x="490" y="30"/>
                                    </a:lnTo>
                                    <a:lnTo>
                                      <a:pt x="476" y="30"/>
                                    </a:lnTo>
                                    <a:lnTo>
                                      <a:pt x="460" y="16"/>
                                    </a:lnTo>
                                    <a:moveTo>
                                      <a:pt x="919" y="1709"/>
                                    </a:moveTo>
                                    <a:lnTo>
                                      <a:pt x="848" y="1709"/>
                                    </a:lnTo>
                                    <a:lnTo>
                                      <a:pt x="848" y="1739"/>
                                    </a:lnTo>
                                    <a:lnTo>
                                      <a:pt x="919" y="1739"/>
                                    </a:lnTo>
                                    <a:lnTo>
                                      <a:pt x="949" y="1723"/>
                                    </a:lnTo>
                                    <a:lnTo>
                                      <a:pt x="919" y="1709"/>
                                    </a:lnTo>
                                    <a:moveTo>
                                      <a:pt x="490" y="1709"/>
                                    </a:moveTo>
                                    <a:lnTo>
                                      <a:pt x="476" y="1709"/>
                                    </a:lnTo>
                                    <a:lnTo>
                                      <a:pt x="490" y="1723"/>
                                    </a:lnTo>
                                    <a:lnTo>
                                      <a:pt x="490" y="1709"/>
                                    </a:lnTo>
                                    <a:moveTo>
                                      <a:pt x="828" y="1709"/>
                                    </a:moveTo>
                                    <a:lnTo>
                                      <a:pt x="490" y="1709"/>
                                    </a:lnTo>
                                    <a:lnTo>
                                      <a:pt x="490" y="1723"/>
                                    </a:lnTo>
                                    <a:lnTo>
                                      <a:pt x="828" y="1723"/>
                                    </a:lnTo>
                                    <a:lnTo>
                                      <a:pt x="828" y="1709"/>
                                    </a:lnTo>
                                    <a:moveTo>
                                      <a:pt x="490" y="0"/>
                                    </a:moveTo>
                                    <a:lnTo>
                                      <a:pt x="0" y="0"/>
                                    </a:lnTo>
                                    <a:lnTo>
                                      <a:pt x="0" y="30"/>
                                    </a:lnTo>
                                    <a:lnTo>
                                      <a:pt x="460" y="30"/>
                                    </a:lnTo>
                                    <a:lnTo>
                                      <a:pt x="460" y="16"/>
                                    </a:lnTo>
                                    <a:lnTo>
                                      <a:pt x="490" y="16"/>
                                    </a:lnTo>
                                    <a:lnTo>
                                      <a:pt x="490" y="0"/>
                                    </a:lnTo>
                                    <a:moveTo>
                                      <a:pt x="490" y="16"/>
                                    </a:moveTo>
                                    <a:lnTo>
                                      <a:pt x="460" y="16"/>
                                    </a:lnTo>
                                    <a:lnTo>
                                      <a:pt x="476" y="30"/>
                                    </a:lnTo>
                                    <a:lnTo>
                                      <a:pt x="490" y="30"/>
                                    </a:lnTo>
                                    <a:lnTo>
                                      <a:pt x="490" y="16"/>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22" name="" descr=""/>
                              <pic:cNvPicPr/>
                            </pic:nvPicPr>
                            <pic:blipFill>
                              <a:blip r:embed="rId18"/>
                              <a:stretch/>
                            </pic:blipFill>
                            <pic:spPr>
                              <a:xfrm>
                                <a:off x="3943440" y="106560"/>
                                <a:ext cx="1152360" cy="14040"/>
                              </a:xfrm>
                              <a:prstGeom prst="rect">
                                <a:avLst/>
                              </a:prstGeom>
                              <a:ln w="0">
                                <a:noFill/>
                              </a:ln>
                            </pic:spPr>
                          </pic:pic>
                          <pic:pic xmlns:pic="http://schemas.openxmlformats.org/drawingml/2006/picture">
                            <pic:nvPicPr>
                              <pic:cNvPr id="23" name="" descr=""/>
                              <pic:cNvPicPr/>
                            </pic:nvPicPr>
                            <pic:blipFill>
                              <a:blip r:embed="rId26"/>
                              <a:stretch/>
                            </pic:blipFill>
                            <pic:spPr>
                              <a:xfrm>
                                <a:off x="4004280" y="104040"/>
                                <a:ext cx="1017360" cy="20880"/>
                              </a:xfrm>
                              <a:prstGeom prst="rect">
                                <a:avLst/>
                              </a:prstGeom>
                              <a:ln w="0">
                                <a:noFill/>
                              </a:ln>
                            </pic:spPr>
                          </pic:pic>
                          <wps:wsp>
                            <wps:cNvSpPr/>
                            <wps:spPr>
                              <a:xfrm>
                                <a:off x="4906080" y="3285360"/>
                                <a:ext cx="1098000" cy="10080"/>
                              </a:xfrm>
                              <a:custGeom>
                                <a:avLst/>
                                <a:gdLst/>
                                <a:ahLst/>
                                <a:rect l="l" t="t" r="r" b="b"/>
                                <a:pathLst>
                                  <a:path w="3610" h="486">
                                    <a:moveTo>
                                      <a:pt x="3530" y="0"/>
                                    </a:moveTo>
                                    <a:lnTo>
                                      <a:pt x="81" y="0"/>
                                    </a:lnTo>
                                    <a:lnTo>
                                      <a:pt x="49" y="7"/>
                                    </a:lnTo>
                                    <a:lnTo>
                                      <a:pt x="25" y="25"/>
                                    </a:lnTo>
                                    <a:lnTo>
                                      <a:pt x="7" y="49"/>
                                    </a:lnTo>
                                    <a:lnTo>
                                      <a:pt x="0" y="81"/>
                                    </a:lnTo>
                                    <a:lnTo>
                                      <a:pt x="0" y="404"/>
                                    </a:lnTo>
                                    <a:lnTo>
                                      <a:pt x="7" y="436"/>
                                    </a:lnTo>
                                    <a:lnTo>
                                      <a:pt x="25" y="460"/>
                                    </a:lnTo>
                                    <a:lnTo>
                                      <a:pt x="49" y="478"/>
                                    </a:lnTo>
                                    <a:lnTo>
                                      <a:pt x="81" y="485"/>
                                    </a:lnTo>
                                    <a:lnTo>
                                      <a:pt x="3530" y="485"/>
                                    </a:lnTo>
                                    <a:lnTo>
                                      <a:pt x="3560" y="478"/>
                                    </a:lnTo>
                                    <a:lnTo>
                                      <a:pt x="3586" y="460"/>
                                    </a:lnTo>
                                    <a:lnTo>
                                      <a:pt x="3604" y="436"/>
                                    </a:lnTo>
                                    <a:lnTo>
                                      <a:pt x="3609" y="404"/>
                                    </a:lnTo>
                                    <a:lnTo>
                                      <a:pt x="3609" y="81"/>
                                    </a:lnTo>
                                    <a:lnTo>
                                      <a:pt x="3604" y="49"/>
                                    </a:lnTo>
                                    <a:lnTo>
                                      <a:pt x="3586" y="25"/>
                                    </a:lnTo>
                                    <a:lnTo>
                                      <a:pt x="3560" y="7"/>
                                    </a:lnTo>
                                    <a:lnTo>
                                      <a:pt x="3530" y="0"/>
                                    </a:lnTo>
                                    <a:close/>
                                  </a:path>
                                </a:pathLst>
                              </a:custGeom>
                              <a:solidFill>
                                <a:srgbClr val="f2f2f2"/>
                              </a:solidFill>
                              <a:ln w="0">
                                <a:noFill/>
                              </a:ln>
                            </wps:spPr>
                            <wps:style>
                              <a:lnRef idx="0"/>
                              <a:fillRef idx="0"/>
                              <a:effectRef idx="0"/>
                              <a:fontRef idx="minor"/>
                            </wps:style>
                            <wps:bodyPr/>
                          </wps:wsp>
                          <wps:wsp>
                            <wps:cNvSpPr/>
                            <wps:spPr>
                              <a:xfrm>
                                <a:off x="4396680" y="3289320"/>
                                <a:ext cx="511920" cy="2520"/>
                              </a:xfrm>
                              <a:custGeom>
                                <a:avLst/>
                                <a:gdLst/>
                                <a:ahLst/>
                                <a:rect l="l" t="t" r="r" b="b"/>
                                <a:pathLst>
                                  <a:path w="1684" h="123">
                                    <a:moveTo>
                                      <a:pt x="1561" y="0"/>
                                    </a:moveTo>
                                    <a:lnTo>
                                      <a:pt x="1561" y="122"/>
                                    </a:lnTo>
                                    <a:lnTo>
                                      <a:pt x="1653" y="76"/>
                                    </a:lnTo>
                                    <a:lnTo>
                                      <a:pt x="1582" y="76"/>
                                    </a:lnTo>
                                    <a:lnTo>
                                      <a:pt x="1582" y="46"/>
                                    </a:lnTo>
                                    <a:lnTo>
                                      <a:pt x="1653" y="46"/>
                                    </a:lnTo>
                                    <a:lnTo>
                                      <a:pt x="1561" y="0"/>
                                    </a:lnTo>
                                    <a:moveTo>
                                      <a:pt x="827" y="51"/>
                                    </a:moveTo>
                                    <a:lnTo>
                                      <a:pt x="0" y="51"/>
                                    </a:lnTo>
                                    <a:lnTo>
                                      <a:pt x="0" y="81"/>
                                    </a:lnTo>
                                    <a:lnTo>
                                      <a:pt x="856" y="81"/>
                                    </a:lnTo>
                                    <a:lnTo>
                                      <a:pt x="856" y="76"/>
                                    </a:lnTo>
                                    <a:lnTo>
                                      <a:pt x="842" y="76"/>
                                    </a:lnTo>
                                    <a:lnTo>
                                      <a:pt x="851" y="65"/>
                                    </a:lnTo>
                                    <a:lnTo>
                                      <a:pt x="827" y="65"/>
                                    </a:lnTo>
                                    <a:lnTo>
                                      <a:pt x="827" y="51"/>
                                    </a:lnTo>
                                    <a:moveTo>
                                      <a:pt x="856" y="60"/>
                                    </a:moveTo>
                                    <a:lnTo>
                                      <a:pt x="842" y="76"/>
                                    </a:lnTo>
                                    <a:lnTo>
                                      <a:pt x="856" y="76"/>
                                    </a:lnTo>
                                    <a:lnTo>
                                      <a:pt x="856" y="60"/>
                                    </a:lnTo>
                                    <a:moveTo>
                                      <a:pt x="1561" y="60"/>
                                    </a:moveTo>
                                    <a:lnTo>
                                      <a:pt x="856" y="60"/>
                                    </a:lnTo>
                                    <a:lnTo>
                                      <a:pt x="856" y="76"/>
                                    </a:lnTo>
                                    <a:lnTo>
                                      <a:pt x="1561" y="76"/>
                                    </a:lnTo>
                                    <a:lnTo>
                                      <a:pt x="1561" y="60"/>
                                    </a:lnTo>
                                    <a:moveTo>
                                      <a:pt x="1653" y="46"/>
                                    </a:moveTo>
                                    <a:lnTo>
                                      <a:pt x="1582" y="46"/>
                                    </a:lnTo>
                                    <a:lnTo>
                                      <a:pt x="1582" y="76"/>
                                    </a:lnTo>
                                    <a:lnTo>
                                      <a:pt x="1653" y="76"/>
                                    </a:lnTo>
                                    <a:lnTo>
                                      <a:pt x="1683" y="60"/>
                                    </a:lnTo>
                                    <a:lnTo>
                                      <a:pt x="1653" y="46"/>
                                    </a:lnTo>
                                    <a:moveTo>
                                      <a:pt x="1561" y="46"/>
                                    </a:moveTo>
                                    <a:lnTo>
                                      <a:pt x="827" y="46"/>
                                    </a:lnTo>
                                    <a:lnTo>
                                      <a:pt x="827" y="65"/>
                                    </a:lnTo>
                                    <a:lnTo>
                                      <a:pt x="842" y="51"/>
                                    </a:lnTo>
                                    <a:lnTo>
                                      <a:pt x="1561" y="51"/>
                                    </a:lnTo>
                                    <a:lnTo>
                                      <a:pt x="1561" y="46"/>
                                    </a:lnTo>
                                    <a:moveTo>
                                      <a:pt x="1561" y="51"/>
                                    </a:moveTo>
                                    <a:lnTo>
                                      <a:pt x="842" y="51"/>
                                    </a:lnTo>
                                    <a:lnTo>
                                      <a:pt x="827" y="65"/>
                                    </a:lnTo>
                                    <a:lnTo>
                                      <a:pt x="851" y="65"/>
                                    </a:lnTo>
                                    <a:lnTo>
                                      <a:pt x="856" y="60"/>
                                    </a:lnTo>
                                    <a:lnTo>
                                      <a:pt x="1561" y="60"/>
                                    </a:lnTo>
                                    <a:lnTo>
                                      <a:pt x="1561" y="51"/>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24" name="" descr=""/>
                              <pic:cNvPicPr/>
                            </pic:nvPicPr>
                            <pic:blipFill>
                              <a:blip r:embed="rId21"/>
                              <a:stretch/>
                            </pic:blipFill>
                            <pic:spPr>
                              <a:xfrm>
                                <a:off x="3943440" y="132120"/>
                                <a:ext cx="1152360" cy="14760"/>
                              </a:xfrm>
                              <a:prstGeom prst="rect">
                                <a:avLst/>
                              </a:prstGeom>
                              <a:ln w="0">
                                <a:noFill/>
                              </a:ln>
                            </pic:spPr>
                          </pic:pic>
                          <pic:pic xmlns:pic="http://schemas.openxmlformats.org/drawingml/2006/picture">
                            <pic:nvPicPr>
                              <pic:cNvPr id="25" name="" descr=""/>
                              <pic:cNvPicPr/>
                            </pic:nvPicPr>
                            <pic:blipFill>
                              <a:blip r:embed="rId27"/>
                              <a:stretch/>
                            </pic:blipFill>
                            <pic:spPr>
                              <a:xfrm>
                                <a:off x="4004280" y="130320"/>
                                <a:ext cx="1024200" cy="20880"/>
                              </a:xfrm>
                              <a:prstGeom prst="rect">
                                <a:avLst/>
                              </a:prstGeom>
                              <a:ln w="0">
                                <a:noFill/>
                              </a:ln>
                            </pic:spPr>
                          </pic:pic>
                          <wps:wsp>
                            <wps:cNvSpPr/>
                            <wps:spPr>
                              <a:xfrm>
                                <a:off x="4906080" y="3310920"/>
                                <a:ext cx="1098000" cy="10800"/>
                              </a:xfrm>
                              <a:custGeom>
                                <a:avLst/>
                                <a:gdLst/>
                                <a:ahLst/>
                                <a:rect l="l" t="t" r="r" b="b"/>
                                <a:pathLst>
                                  <a:path w="3610" h="505">
                                    <a:moveTo>
                                      <a:pt x="3526" y="0"/>
                                    </a:moveTo>
                                    <a:lnTo>
                                      <a:pt x="85" y="0"/>
                                    </a:lnTo>
                                    <a:lnTo>
                                      <a:pt x="51" y="7"/>
                                    </a:lnTo>
                                    <a:lnTo>
                                      <a:pt x="25" y="25"/>
                                    </a:lnTo>
                                    <a:lnTo>
                                      <a:pt x="7" y="51"/>
                                    </a:lnTo>
                                    <a:lnTo>
                                      <a:pt x="0" y="85"/>
                                    </a:lnTo>
                                    <a:lnTo>
                                      <a:pt x="0" y="419"/>
                                    </a:lnTo>
                                    <a:lnTo>
                                      <a:pt x="7" y="453"/>
                                    </a:lnTo>
                                    <a:lnTo>
                                      <a:pt x="25" y="479"/>
                                    </a:lnTo>
                                    <a:lnTo>
                                      <a:pt x="51" y="497"/>
                                    </a:lnTo>
                                    <a:lnTo>
                                      <a:pt x="85" y="504"/>
                                    </a:lnTo>
                                    <a:lnTo>
                                      <a:pt x="3526" y="504"/>
                                    </a:lnTo>
                                    <a:lnTo>
                                      <a:pt x="3558" y="497"/>
                                    </a:lnTo>
                                    <a:lnTo>
                                      <a:pt x="3585" y="479"/>
                                    </a:lnTo>
                                    <a:lnTo>
                                      <a:pt x="3604" y="453"/>
                                    </a:lnTo>
                                    <a:lnTo>
                                      <a:pt x="3609" y="419"/>
                                    </a:lnTo>
                                    <a:lnTo>
                                      <a:pt x="3609" y="85"/>
                                    </a:lnTo>
                                    <a:lnTo>
                                      <a:pt x="3604" y="51"/>
                                    </a:lnTo>
                                    <a:lnTo>
                                      <a:pt x="3585" y="25"/>
                                    </a:lnTo>
                                    <a:lnTo>
                                      <a:pt x="3558" y="7"/>
                                    </a:lnTo>
                                    <a:lnTo>
                                      <a:pt x="3526"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26" name="" descr=""/>
                              <pic:cNvPicPr/>
                            </pic:nvPicPr>
                            <pic:blipFill>
                              <a:blip r:embed="rId18"/>
                              <a:stretch/>
                            </pic:blipFill>
                            <pic:spPr>
                              <a:xfrm>
                                <a:off x="3943440" y="156960"/>
                                <a:ext cx="1152360" cy="14760"/>
                              </a:xfrm>
                              <a:prstGeom prst="rect">
                                <a:avLst/>
                              </a:prstGeom>
                              <a:ln w="0">
                                <a:noFill/>
                              </a:ln>
                            </pic:spPr>
                          </pic:pic>
                          <pic:pic xmlns:pic="http://schemas.openxmlformats.org/drawingml/2006/picture">
                            <pic:nvPicPr>
                              <pic:cNvPr id="27" name="" descr=""/>
                              <pic:cNvPicPr/>
                            </pic:nvPicPr>
                            <pic:blipFill>
                              <a:blip r:embed="rId28"/>
                              <a:stretch/>
                            </pic:blipFill>
                            <pic:spPr>
                              <a:xfrm>
                                <a:off x="4004280" y="154800"/>
                                <a:ext cx="1024200" cy="20880"/>
                              </a:xfrm>
                              <a:prstGeom prst="rect">
                                <a:avLst/>
                              </a:prstGeom>
                              <a:ln w="0">
                                <a:noFill/>
                              </a:ln>
                            </pic:spPr>
                          </pic:pic>
                          <wps:wsp>
                            <wps:cNvSpPr/>
                            <wps:spPr>
                              <a:xfrm>
                                <a:off x="4906080" y="3335760"/>
                                <a:ext cx="1098000" cy="10800"/>
                              </a:xfrm>
                              <a:custGeom>
                                <a:avLst/>
                                <a:gdLst/>
                                <a:ahLst/>
                                <a:rect l="l" t="t" r="r" b="b"/>
                                <a:pathLst>
                                  <a:path w="3610" h="486">
                                    <a:moveTo>
                                      <a:pt x="3530" y="0"/>
                                    </a:moveTo>
                                    <a:lnTo>
                                      <a:pt x="81" y="0"/>
                                    </a:lnTo>
                                    <a:lnTo>
                                      <a:pt x="49" y="5"/>
                                    </a:lnTo>
                                    <a:lnTo>
                                      <a:pt x="25" y="23"/>
                                    </a:lnTo>
                                    <a:lnTo>
                                      <a:pt x="7" y="49"/>
                                    </a:lnTo>
                                    <a:lnTo>
                                      <a:pt x="0" y="81"/>
                                    </a:lnTo>
                                    <a:lnTo>
                                      <a:pt x="0" y="404"/>
                                    </a:lnTo>
                                    <a:lnTo>
                                      <a:pt x="7" y="436"/>
                                    </a:lnTo>
                                    <a:lnTo>
                                      <a:pt x="25" y="462"/>
                                    </a:lnTo>
                                    <a:lnTo>
                                      <a:pt x="49" y="480"/>
                                    </a:lnTo>
                                    <a:lnTo>
                                      <a:pt x="81" y="485"/>
                                    </a:lnTo>
                                    <a:lnTo>
                                      <a:pt x="3530" y="485"/>
                                    </a:lnTo>
                                    <a:lnTo>
                                      <a:pt x="3560" y="480"/>
                                    </a:lnTo>
                                    <a:lnTo>
                                      <a:pt x="3586" y="462"/>
                                    </a:lnTo>
                                    <a:lnTo>
                                      <a:pt x="3604" y="436"/>
                                    </a:lnTo>
                                    <a:lnTo>
                                      <a:pt x="3609" y="404"/>
                                    </a:lnTo>
                                    <a:lnTo>
                                      <a:pt x="3609" y="81"/>
                                    </a:lnTo>
                                    <a:lnTo>
                                      <a:pt x="3604" y="49"/>
                                    </a:lnTo>
                                    <a:lnTo>
                                      <a:pt x="3586" y="23"/>
                                    </a:lnTo>
                                    <a:lnTo>
                                      <a:pt x="3560" y="5"/>
                                    </a:lnTo>
                                    <a:lnTo>
                                      <a:pt x="3530"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28" name="" descr=""/>
                              <pic:cNvPicPr/>
                            </pic:nvPicPr>
                            <pic:blipFill>
                              <a:blip r:embed="rId21"/>
                              <a:stretch/>
                            </pic:blipFill>
                            <pic:spPr>
                              <a:xfrm>
                                <a:off x="3967560" y="183600"/>
                                <a:ext cx="1152360" cy="15120"/>
                              </a:xfrm>
                              <a:prstGeom prst="rect">
                                <a:avLst/>
                              </a:prstGeom>
                              <a:ln w="0">
                                <a:noFill/>
                              </a:ln>
                            </pic:spPr>
                          </pic:pic>
                          <pic:pic xmlns:pic="http://schemas.openxmlformats.org/drawingml/2006/picture">
                            <pic:nvPicPr>
                              <pic:cNvPr id="29" name="" descr=""/>
                              <pic:cNvPicPr/>
                            </pic:nvPicPr>
                            <pic:blipFill>
                              <a:blip r:embed="rId29"/>
                              <a:stretch/>
                            </pic:blipFill>
                            <pic:spPr>
                              <a:xfrm>
                                <a:off x="4004280" y="184680"/>
                                <a:ext cx="1072440" cy="13320"/>
                              </a:xfrm>
                              <a:prstGeom prst="rect">
                                <a:avLst/>
                              </a:prstGeom>
                              <a:ln w="0">
                                <a:noFill/>
                              </a:ln>
                            </pic:spPr>
                          </pic:pic>
                          <wps:wsp>
                            <wps:cNvSpPr/>
                            <wps:spPr>
                              <a:xfrm>
                                <a:off x="4929480" y="3362400"/>
                                <a:ext cx="1098720" cy="10800"/>
                              </a:xfrm>
                              <a:custGeom>
                                <a:avLst/>
                                <a:gdLst/>
                                <a:ahLst/>
                                <a:rect l="l" t="t" r="r" b="b"/>
                                <a:pathLst>
                                  <a:path w="3612" h="505">
                                    <a:moveTo>
                                      <a:pt x="3527" y="0"/>
                                    </a:moveTo>
                                    <a:lnTo>
                                      <a:pt x="83" y="0"/>
                                    </a:lnTo>
                                    <a:lnTo>
                                      <a:pt x="51" y="5"/>
                                    </a:lnTo>
                                    <a:lnTo>
                                      <a:pt x="25" y="25"/>
                                    </a:lnTo>
                                    <a:lnTo>
                                      <a:pt x="7" y="51"/>
                                    </a:lnTo>
                                    <a:lnTo>
                                      <a:pt x="0" y="83"/>
                                    </a:lnTo>
                                    <a:lnTo>
                                      <a:pt x="0" y="421"/>
                                    </a:lnTo>
                                    <a:lnTo>
                                      <a:pt x="7" y="453"/>
                                    </a:lnTo>
                                    <a:lnTo>
                                      <a:pt x="25" y="481"/>
                                    </a:lnTo>
                                    <a:lnTo>
                                      <a:pt x="51" y="499"/>
                                    </a:lnTo>
                                    <a:lnTo>
                                      <a:pt x="83" y="504"/>
                                    </a:lnTo>
                                    <a:lnTo>
                                      <a:pt x="3527" y="504"/>
                                    </a:lnTo>
                                    <a:lnTo>
                                      <a:pt x="3560" y="499"/>
                                    </a:lnTo>
                                    <a:lnTo>
                                      <a:pt x="3587" y="481"/>
                                    </a:lnTo>
                                    <a:lnTo>
                                      <a:pt x="3604" y="453"/>
                                    </a:lnTo>
                                    <a:lnTo>
                                      <a:pt x="3611" y="421"/>
                                    </a:lnTo>
                                    <a:lnTo>
                                      <a:pt x="3611" y="83"/>
                                    </a:lnTo>
                                    <a:lnTo>
                                      <a:pt x="3604" y="51"/>
                                    </a:lnTo>
                                    <a:lnTo>
                                      <a:pt x="3587" y="25"/>
                                    </a:lnTo>
                                    <a:lnTo>
                                      <a:pt x="3560" y="5"/>
                                    </a:lnTo>
                                    <a:lnTo>
                                      <a:pt x="3527" y="0"/>
                                    </a:lnTo>
                                    <a:close/>
                                  </a:path>
                                </a:pathLst>
                              </a:custGeom>
                              <a:solidFill>
                                <a:srgbClr val="f2f2f2"/>
                              </a:solidFill>
                              <a:ln w="0">
                                <a:noFill/>
                              </a:ln>
                            </wps:spPr>
                            <wps:style>
                              <a:lnRef idx="0"/>
                              <a:fillRef idx="0"/>
                              <a:effectRef idx="0"/>
                              <a:fontRef idx="minor"/>
                            </wps:style>
                            <wps:bodyPr/>
                          </wps:wsp>
                          <wps:wsp>
                            <wps:cNvSpPr/>
                            <wps:spPr>
                              <a:xfrm>
                                <a:off x="4396680" y="3315240"/>
                                <a:ext cx="533880" cy="53280"/>
                              </a:xfrm>
                              <a:custGeom>
                                <a:avLst/>
                                <a:gdLst/>
                                <a:ahLst/>
                                <a:rect l="l" t="t" r="r" b="b"/>
                                <a:pathLst>
                                  <a:path w="1756" h="2462">
                                    <a:moveTo>
                                      <a:pt x="1755" y="2401"/>
                                    </a:moveTo>
                                    <a:lnTo>
                                      <a:pt x="1725" y="2385"/>
                                    </a:lnTo>
                                    <a:lnTo>
                                      <a:pt x="1633" y="2341"/>
                                    </a:lnTo>
                                    <a:lnTo>
                                      <a:pt x="1633" y="2385"/>
                                    </a:lnTo>
                                    <a:lnTo>
                                      <a:pt x="863" y="2385"/>
                                    </a:lnTo>
                                    <a:lnTo>
                                      <a:pt x="863" y="2387"/>
                                    </a:lnTo>
                                    <a:lnTo>
                                      <a:pt x="857" y="2387"/>
                                    </a:lnTo>
                                    <a:lnTo>
                                      <a:pt x="857" y="1206"/>
                                    </a:lnTo>
                                    <a:lnTo>
                                      <a:pt x="1563" y="1206"/>
                                    </a:lnTo>
                                    <a:lnTo>
                                      <a:pt x="1563" y="1250"/>
                                    </a:lnTo>
                                    <a:lnTo>
                                      <a:pt x="1654" y="1206"/>
                                    </a:lnTo>
                                    <a:lnTo>
                                      <a:pt x="1684" y="1190"/>
                                    </a:lnTo>
                                    <a:lnTo>
                                      <a:pt x="1654" y="1174"/>
                                    </a:lnTo>
                                    <a:lnTo>
                                      <a:pt x="1563" y="1130"/>
                                    </a:lnTo>
                                    <a:lnTo>
                                      <a:pt x="1563" y="1174"/>
                                    </a:lnTo>
                                    <a:lnTo>
                                      <a:pt x="857" y="1174"/>
                                    </a:lnTo>
                                    <a:lnTo>
                                      <a:pt x="857" y="74"/>
                                    </a:lnTo>
                                    <a:lnTo>
                                      <a:pt x="1563" y="74"/>
                                    </a:lnTo>
                                    <a:lnTo>
                                      <a:pt x="1563" y="120"/>
                                    </a:lnTo>
                                    <a:lnTo>
                                      <a:pt x="1654" y="74"/>
                                    </a:lnTo>
                                    <a:lnTo>
                                      <a:pt x="1684" y="60"/>
                                    </a:lnTo>
                                    <a:lnTo>
                                      <a:pt x="1654" y="44"/>
                                    </a:lnTo>
                                    <a:lnTo>
                                      <a:pt x="1563" y="0"/>
                                    </a:lnTo>
                                    <a:lnTo>
                                      <a:pt x="1563" y="44"/>
                                    </a:lnTo>
                                    <a:lnTo>
                                      <a:pt x="827" y="44"/>
                                    </a:lnTo>
                                    <a:lnTo>
                                      <a:pt x="827" y="1174"/>
                                    </a:lnTo>
                                    <a:lnTo>
                                      <a:pt x="827" y="2387"/>
                                    </a:lnTo>
                                    <a:lnTo>
                                      <a:pt x="0" y="2387"/>
                                    </a:lnTo>
                                    <a:lnTo>
                                      <a:pt x="0" y="2396"/>
                                    </a:lnTo>
                                    <a:lnTo>
                                      <a:pt x="0" y="2399"/>
                                    </a:lnTo>
                                    <a:lnTo>
                                      <a:pt x="0" y="2417"/>
                                    </a:lnTo>
                                    <a:lnTo>
                                      <a:pt x="0" y="2426"/>
                                    </a:lnTo>
                                    <a:lnTo>
                                      <a:pt x="0" y="2429"/>
                                    </a:lnTo>
                                    <a:lnTo>
                                      <a:pt x="857" y="2429"/>
                                    </a:lnTo>
                                    <a:lnTo>
                                      <a:pt x="857" y="2426"/>
                                    </a:lnTo>
                                    <a:lnTo>
                                      <a:pt x="857" y="2417"/>
                                    </a:lnTo>
                                    <a:lnTo>
                                      <a:pt x="892" y="2417"/>
                                    </a:lnTo>
                                    <a:lnTo>
                                      <a:pt x="892" y="2415"/>
                                    </a:lnTo>
                                    <a:lnTo>
                                      <a:pt x="1633" y="2415"/>
                                    </a:lnTo>
                                    <a:lnTo>
                                      <a:pt x="1633" y="2461"/>
                                    </a:lnTo>
                                    <a:lnTo>
                                      <a:pt x="1725" y="2415"/>
                                    </a:lnTo>
                                    <a:lnTo>
                                      <a:pt x="1755" y="2401"/>
                                    </a:lnTo>
                                    <a:close/>
                                  </a:path>
                                </a:pathLst>
                              </a:custGeom>
                              <a:solidFill>
                                <a:srgbClr val="a9d18e"/>
                              </a:solidFill>
                              <a:ln w="0">
                                <a:noFill/>
                              </a:ln>
                            </wps:spPr>
                            <wps:style>
                              <a:lnRef idx="0"/>
                              <a:fillRef idx="0"/>
                              <a:effectRef idx="0"/>
                              <a:fontRef idx="minor"/>
                            </wps:style>
                            <wps:bodyPr/>
                          </wps:wsp>
                          <wps:wsp>
                            <wps:cNvSpPr/>
                            <wps:spPr>
                              <a:xfrm>
                                <a:off x="2028960" y="3175560"/>
                                <a:ext cx="2502000" cy="135360"/>
                              </a:xfrm>
                              <a:custGeom>
                                <a:avLst/>
                                <a:gdLst/>
                                <a:ahLst/>
                                <a:rect l="l" t="t" r="r" b="b"/>
                                <a:pathLst>
                                  <a:path w="8228" h="6212">
                                    <a:moveTo>
                                      <a:pt x="0" y="0"/>
                                    </a:moveTo>
                                    <a:lnTo>
                                      <a:pt x="3844" y="0"/>
                                    </a:lnTo>
                                    <a:lnTo>
                                      <a:pt x="3844" y="1997"/>
                                    </a:lnTo>
                                    <a:lnTo>
                                      <a:pt x="8227" y="1997"/>
                                    </a:lnTo>
                                    <a:lnTo>
                                      <a:pt x="8227" y="4516"/>
                                    </a:lnTo>
                                    <a:lnTo>
                                      <a:pt x="3574" y="4516"/>
                                    </a:lnTo>
                                    <a:lnTo>
                                      <a:pt x="3574" y="6211"/>
                                    </a:lnTo>
                                    <a:lnTo>
                                      <a:pt x="21" y="6211"/>
                                    </a:lnTo>
                                    <a:lnTo>
                                      <a:pt x="19" y="6070"/>
                                    </a:lnTo>
                                    <a:lnTo>
                                      <a:pt x="19" y="5929"/>
                                    </a:lnTo>
                                    <a:lnTo>
                                      <a:pt x="19" y="5788"/>
                                    </a:lnTo>
                                    <a:lnTo>
                                      <a:pt x="19" y="5647"/>
                                    </a:lnTo>
                                    <a:lnTo>
                                      <a:pt x="18" y="5505"/>
                                    </a:lnTo>
                                    <a:lnTo>
                                      <a:pt x="18" y="5364"/>
                                    </a:lnTo>
                                    <a:lnTo>
                                      <a:pt x="18" y="5223"/>
                                    </a:lnTo>
                                    <a:lnTo>
                                      <a:pt x="18" y="5082"/>
                                    </a:lnTo>
                                    <a:lnTo>
                                      <a:pt x="16" y="4941"/>
                                    </a:lnTo>
                                    <a:lnTo>
                                      <a:pt x="16" y="4798"/>
                                    </a:lnTo>
                                    <a:lnTo>
                                      <a:pt x="16" y="4657"/>
                                    </a:lnTo>
                                    <a:lnTo>
                                      <a:pt x="14" y="4516"/>
                                    </a:lnTo>
                                    <a:lnTo>
                                      <a:pt x="14" y="4375"/>
                                    </a:lnTo>
                                    <a:lnTo>
                                      <a:pt x="14" y="4234"/>
                                    </a:lnTo>
                                    <a:lnTo>
                                      <a:pt x="14" y="4092"/>
                                    </a:lnTo>
                                    <a:lnTo>
                                      <a:pt x="12" y="3951"/>
                                    </a:lnTo>
                                    <a:lnTo>
                                      <a:pt x="12" y="3810"/>
                                    </a:lnTo>
                                    <a:lnTo>
                                      <a:pt x="12" y="3669"/>
                                    </a:lnTo>
                                    <a:lnTo>
                                      <a:pt x="12" y="3528"/>
                                    </a:lnTo>
                                    <a:lnTo>
                                      <a:pt x="11" y="3387"/>
                                    </a:lnTo>
                                    <a:lnTo>
                                      <a:pt x="11" y="3246"/>
                                    </a:lnTo>
                                    <a:lnTo>
                                      <a:pt x="11" y="3105"/>
                                    </a:lnTo>
                                    <a:lnTo>
                                      <a:pt x="11" y="2963"/>
                                    </a:lnTo>
                                    <a:lnTo>
                                      <a:pt x="9" y="2822"/>
                                    </a:lnTo>
                                    <a:lnTo>
                                      <a:pt x="9" y="2681"/>
                                    </a:lnTo>
                                    <a:lnTo>
                                      <a:pt x="9" y="2540"/>
                                    </a:lnTo>
                                    <a:lnTo>
                                      <a:pt x="7" y="2399"/>
                                    </a:lnTo>
                                    <a:lnTo>
                                      <a:pt x="7" y="2258"/>
                                    </a:lnTo>
                                    <a:lnTo>
                                      <a:pt x="7" y="2117"/>
                                    </a:lnTo>
                                    <a:lnTo>
                                      <a:pt x="7" y="1976"/>
                                    </a:lnTo>
                                    <a:lnTo>
                                      <a:pt x="5" y="1835"/>
                                    </a:lnTo>
                                    <a:lnTo>
                                      <a:pt x="5" y="1693"/>
                                    </a:lnTo>
                                    <a:lnTo>
                                      <a:pt x="5" y="1552"/>
                                    </a:lnTo>
                                    <a:lnTo>
                                      <a:pt x="5" y="1411"/>
                                    </a:lnTo>
                                    <a:lnTo>
                                      <a:pt x="4" y="1270"/>
                                    </a:lnTo>
                                    <a:lnTo>
                                      <a:pt x="4" y="1129"/>
                                    </a:lnTo>
                                    <a:lnTo>
                                      <a:pt x="4" y="988"/>
                                    </a:lnTo>
                                    <a:lnTo>
                                      <a:pt x="2" y="847"/>
                                    </a:lnTo>
                                    <a:lnTo>
                                      <a:pt x="2" y="706"/>
                                    </a:lnTo>
                                    <a:lnTo>
                                      <a:pt x="2" y="564"/>
                                    </a:lnTo>
                                    <a:lnTo>
                                      <a:pt x="2" y="423"/>
                                    </a:lnTo>
                                    <a:lnTo>
                                      <a:pt x="0" y="282"/>
                                    </a:lnTo>
                                    <a:lnTo>
                                      <a:pt x="0" y="141"/>
                                    </a:lnTo>
                                    <a:lnTo>
                                      <a:pt x="0" y="0"/>
                                    </a:lnTo>
                                    <a:close/>
                                  </a:path>
                                </a:pathLst>
                              </a:custGeom>
                              <a:noFill/>
                              <a:ln w="16560">
                                <a:solidFill>
                                  <a:srgbClr val="2f528f"/>
                                </a:solidFill>
                                <a:round/>
                              </a:ln>
                            </wps:spPr>
                            <wps:style>
                              <a:lnRef idx="0"/>
                              <a:fillRef idx="0"/>
                              <a:effectRef idx="0"/>
                              <a:fontRef idx="minor"/>
                            </wps:style>
                            <wps:bodyPr/>
                          </wps:wsp>
                          <wps:wsp>
                            <wps:cNvSpPr/>
                            <wps:spPr>
                              <a:xfrm>
                                <a:off x="2028960" y="3279240"/>
                                <a:ext cx="2557080" cy="73080"/>
                              </a:xfrm>
                              <a:custGeom>
                                <a:avLst/>
                                <a:gdLst/>
                                <a:ahLst/>
                                <a:rect l="l" t="t" r="r" b="b"/>
                                <a:pathLst>
                                  <a:path w="8410" h="3330">
                                    <a:moveTo>
                                      <a:pt x="21" y="1635"/>
                                    </a:moveTo>
                                    <a:lnTo>
                                      <a:pt x="3648" y="1635"/>
                                    </a:lnTo>
                                    <a:lnTo>
                                      <a:pt x="3648" y="0"/>
                                    </a:lnTo>
                                    <a:lnTo>
                                      <a:pt x="8409" y="0"/>
                                    </a:lnTo>
                                    <a:lnTo>
                                      <a:pt x="8409" y="3329"/>
                                    </a:lnTo>
                                    <a:lnTo>
                                      <a:pt x="0" y="3329"/>
                                    </a:lnTo>
                                    <a:lnTo>
                                      <a:pt x="0" y="3072"/>
                                    </a:lnTo>
                                    <a:lnTo>
                                      <a:pt x="21" y="1635"/>
                                    </a:lnTo>
                                    <a:close/>
                                  </a:path>
                                </a:pathLst>
                              </a:custGeom>
                              <a:noFill/>
                              <a:ln w="16560">
                                <a:solidFill>
                                  <a:srgbClr val="ed7d31"/>
                                </a:solidFill>
                                <a:round/>
                              </a:ln>
                            </wps:spPr>
                            <wps:style>
                              <a:lnRef idx="0"/>
                              <a:fillRef idx="0"/>
                              <a:effectRef idx="0"/>
                              <a:fontRef idx="minor"/>
                            </wps:style>
                            <wps:bodyPr/>
                          </wps:wsp>
                          <wps:wsp>
                            <wps:cNvSpPr/>
                            <wps:spPr>
                              <a:xfrm>
                                <a:off x="2028960" y="3278520"/>
                                <a:ext cx="4090680" cy="98280"/>
                              </a:xfrm>
                              <a:custGeom>
                                <a:avLst/>
                                <a:gdLst/>
                                <a:ahLst/>
                                <a:rect l="l" t="t" r="r" b="b"/>
                                <a:pathLst>
                                  <a:path w="13451" h="4499">
                                    <a:moveTo>
                                      <a:pt x="19" y="3591"/>
                                    </a:moveTo>
                                    <a:lnTo>
                                      <a:pt x="8476" y="3591"/>
                                    </a:lnTo>
                                    <a:lnTo>
                                      <a:pt x="8476" y="0"/>
                                    </a:lnTo>
                                    <a:lnTo>
                                      <a:pt x="13450" y="0"/>
                                    </a:lnTo>
                                    <a:lnTo>
                                      <a:pt x="13450" y="4498"/>
                                    </a:lnTo>
                                    <a:lnTo>
                                      <a:pt x="0" y="4498"/>
                                    </a:lnTo>
                                    <a:lnTo>
                                      <a:pt x="19" y="3591"/>
                                    </a:lnTo>
                                    <a:close/>
                                  </a:path>
                                </a:pathLst>
                              </a:custGeom>
                              <a:noFill/>
                              <a:ln w="16560">
                                <a:solidFill>
                                  <a:srgbClr val="00b0f0"/>
                                </a:solidFill>
                                <a:round/>
                              </a:ln>
                            </wps:spPr>
                            <wps:style>
                              <a:lnRef idx="0"/>
                              <a:fillRef idx="0"/>
                              <a:effectRef idx="0"/>
                              <a:fontRef idx="minor"/>
                            </wps:style>
                            <wps:bodyPr/>
                          </wps:wsp>
                          <wps:wsp>
                            <wps:cNvSpPr/>
                            <wps:spPr>
                              <a:xfrm>
                                <a:off x="344160" y="0"/>
                                <a:ext cx="452880" cy="9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Arial" w:hAnsi="Arial" w:eastAsia="Calibri"/>
                                      <w:color w:val="2F518F"/>
                                    </w:rPr>
                                    <w:t>All Users</w:t>
                                  </w:r>
                                </w:p>
                              </w:txbxContent>
                            </wps:txbx>
                            <wps:bodyPr lIns="0" rIns="0" tIns="0" bIns="0">
                              <a:noAutofit/>
                            </wps:bodyPr>
                          </wps:wsp>
                          <wps:wsp>
                            <wps:cNvSpPr/>
                            <wps:spPr>
                              <a:xfrm>
                                <a:off x="1535400" y="10080"/>
                                <a:ext cx="372240" cy="13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7"/>
                                      <w:b w:val="false"/>
                                      <w:u w:val="none"/>
                                      <w:dstrike w:val="false"/>
                                      <w:strike w:val="false"/>
                                      <w:i w:val="false"/>
                                      <w:vertAlign w:val="baseline"/>
                                      <w:position w:val="0"/>
                                      <w:spacing w:val="0"/>
                                      <w:szCs w:val="27"/>
                                      <w:bCs w:val="false"/>
                                      <w:iCs w:val="false"/>
                                      <w:smallCaps w:val="false"/>
                                      <w:caps w:val="false"/>
                                      <w:rFonts w:cs="" w:cstheme="minorBidi" w:ascii="Calibri" w:hAnsi="Calibri" w:eastAsia="Calibri"/>
                                      <w:color w:val="404040"/>
                                    </w:rPr>
                                    <w:t>Home</w:t>
                                  </w:r>
                                </w:p>
                              </w:txbxContent>
                            </wps:txbx>
                            <wps:bodyPr lIns="0" rIns="0" tIns="0" bIns="0">
                              <a:noAutofit/>
                            </wps:bodyPr>
                          </wps:wsp>
                          <wps:wsp>
                            <wps:cNvSpPr/>
                            <wps:spPr>
                              <a:xfrm>
                                <a:off x="2450520" y="47160"/>
                                <a:ext cx="85644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 xml:space="preserve">Biogas </w:t>
                                  </w:r>
                                  <w:r>
                                    <w:rPr>
                                      <w:sz w:val="20"/>
                                      <w:b w:val="false"/>
                                      <w:u w:val="none"/>
                                      <w:dstrike w:val="false"/>
                                      <w:strike w:val="false"/>
                                      <w:i w:val="false"/>
                                      <w:vertAlign w:val="baseline"/>
                                      <w:position w:val="0"/>
                                      <w:szCs w:val="20"/>
                                      <w:bCs w:val="false"/>
                                      <w:iCs w:val="false"/>
                                      <w:smallCaps w:val="false"/>
                                      <w:caps w:val="false"/>
                                      <w:spacing w:val="-1"/>
                                      <w:rFonts w:cs="" w:cstheme="minorBidi" w:ascii="Calibri" w:hAnsi="Calibri" w:eastAsia="Calibri"/>
                                      <w:color w:val="404040"/>
                                    </w:rPr>
                                    <w:t xml:space="preserve">from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Waste</w:t>
                                  </w:r>
                                </w:p>
                              </w:txbxContent>
                            </wps:txbx>
                            <wps:bodyPr lIns="0" rIns="0" tIns="0" bIns="0">
                              <a:noAutofit/>
                            </wps:bodyPr>
                          </wps:wsp>
                          <wps:wsp>
                            <wps:cNvSpPr/>
                            <wps:spPr>
                              <a:xfrm>
                                <a:off x="1480320" y="55080"/>
                                <a:ext cx="479520" cy="12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7"/>
                                      <w:b w:val="false"/>
                                      <w:u w:val="none"/>
                                      <w:dstrike w:val="false"/>
                                      <w:strike w:val="false"/>
                                      <w:i w:val="false"/>
                                      <w:vertAlign w:val="baseline"/>
                                      <w:position w:val="0"/>
                                      <w:spacing w:val="0"/>
                                      <w:szCs w:val="27"/>
                                      <w:bCs w:val="false"/>
                                      <w:iCs w:val="false"/>
                                      <w:smallCaps w:val="false"/>
                                      <w:caps w:val="false"/>
                                      <w:rFonts w:cs="" w:cstheme="minorBidi" w:ascii="Calibri" w:hAnsi="Calibri" w:eastAsia="Calibri"/>
                                      <w:color w:val="404040"/>
                                    </w:rPr>
                                    <w:t>Tutorial</w:t>
                                  </w:r>
                                </w:p>
                              </w:txbxContent>
                            </wps:txbx>
                            <wps:bodyPr lIns="0" rIns="0" tIns="0" bIns="0">
                              <a:noAutofit/>
                            </wps:bodyPr>
                          </wps:wsp>
                          <wps:wsp>
                            <wps:cNvSpPr/>
                            <wps:spPr>
                              <a:xfrm>
                                <a:off x="2548800" y="68040"/>
                                <a:ext cx="66096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Custom</w:t>
                                  </w:r>
                                  <w:r>
                                    <w:rPr>
                                      <w:sz w:val="20"/>
                                      <w:b w:val="false"/>
                                      <w:u w:val="none"/>
                                      <w:dstrike w:val="false"/>
                                      <w:strike w:val="false"/>
                                      <w:i w:val="false"/>
                                      <w:vertAlign w:val="baseline"/>
                                      <w:position w:val="0"/>
                                      <w:szCs w:val="20"/>
                                      <w:bCs w:val="false"/>
                                      <w:iCs w:val="false"/>
                                      <w:smallCaps w:val="false"/>
                                      <w:caps w:val="false"/>
                                      <w:spacing w:val="-6"/>
                                      <w:rFonts w:cs="" w:cstheme="minorBidi" w:ascii="Calibri" w:hAnsi="Calibri" w:eastAsia="Calibri"/>
                                      <w:color w:val="404040"/>
                                    </w:rPr>
                                    <w:t xml:space="preserve"> </w:t>
                                  </w:r>
                                  <w:r>
                                    <w:rPr>
                                      <w:sz w:val="20"/>
                                      <w:b w:val="false"/>
                                      <w:u w:val="none"/>
                                      <w:dstrike w:val="false"/>
                                      <w:strike w:val="false"/>
                                      <w:i w:val="false"/>
                                      <w:vertAlign w:val="baseline"/>
                                      <w:position w:val="0"/>
                                      <w:szCs w:val="20"/>
                                      <w:bCs w:val="false"/>
                                      <w:iCs w:val="false"/>
                                      <w:smallCaps w:val="false"/>
                                      <w:caps w:val="false"/>
                                      <w:spacing w:val="-1"/>
                                      <w:rFonts w:cs="" w:cstheme="minorBidi" w:ascii="Calibri" w:hAnsi="Calibri" w:eastAsia="Calibri"/>
                                      <w:color w:val="404040"/>
                                    </w:rPr>
                                    <w:t>Model</w:t>
                                  </w:r>
                                </w:p>
                              </w:txbxContent>
                            </wps:txbx>
                            <wps:bodyPr lIns="0" rIns="0" tIns="0" bIns="0">
                              <a:noAutofit/>
                            </wps:bodyPr>
                          </wps:wsp>
                          <wps:wsp>
                            <wps:cNvSpPr/>
                            <wps:spPr>
                              <a:xfrm>
                                <a:off x="271080" y="78840"/>
                                <a:ext cx="456480" cy="151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cs="" w:cstheme="minorBidi" w:ascii="Calibri" w:hAnsi="Calibri" w:eastAsia="Calibri"/>
                                      <w:color w:val="404040"/>
                                    </w:rPr>
                                    <w:t>ADAM</w:t>
                                  </w:r>
                                </w:p>
                              </w:txbxContent>
                            </wps:txbx>
                            <wps:bodyPr lIns="0" rIns="0" tIns="0" bIns="0">
                              <a:noAutofit/>
                            </wps:bodyPr>
                          </wps:wsp>
                          <wps:wsp>
                            <wps:cNvSpPr/>
                            <wps:spPr>
                              <a:xfrm>
                                <a:off x="1480320" y="100800"/>
                                <a:ext cx="477000" cy="126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7"/>
                                      <w:b w:val="false"/>
                                      <w:u w:val="none"/>
                                      <w:dstrike w:val="false"/>
                                      <w:strike w:val="false"/>
                                      <w:i w:val="false"/>
                                      <w:vertAlign w:val="baseline"/>
                                      <w:position w:val="0"/>
                                      <w:spacing w:val="0"/>
                                      <w:szCs w:val="27"/>
                                      <w:bCs w:val="false"/>
                                      <w:iCs w:val="false"/>
                                      <w:smallCaps w:val="false"/>
                                      <w:caps w:val="false"/>
                                      <w:rFonts w:cs="" w:cstheme="minorBidi" w:ascii="Calibri" w:hAnsi="Calibri" w:eastAsia="Calibri"/>
                                      <w:color w:val="404040"/>
                                    </w:rPr>
                                    <w:t>Contact</w:t>
                                  </w:r>
                                </w:p>
                              </w:txbxContent>
                            </wps:txbx>
                            <wps:bodyPr lIns="0" rIns="0" tIns="0" bIns="0">
                              <a:noAutofit/>
                            </wps:bodyPr>
                          </wps:wsp>
                          <wps:wsp>
                            <wps:cNvSpPr/>
                            <wps:spPr>
                              <a:xfrm>
                                <a:off x="2619360" y="108000"/>
                                <a:ext cx="56268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 xml:space="preserve">Case </w:t>
                                  </w:r>
                                  <w:r>
                                    <w:rPr>
                                      <w:sz w:val="20"/>
                                      <w:b w:val="false"/>
                                      <w:u w:val="none"/>
                                      <w:dstrike w:val="false"/>
                                      <w:strike w:val="false"/>
                                      <w:i w:val="false"/>
                                      <w:vertAlign w:val="baseline"/>
                                      <w:position w:val="0"/>
                                      <w:szCs w:val="20"/>
                                      <w:bCs w:val="false"/>
                                      <w:iCs w:val="false"/>
                                      <w:smallCaps w:val="false"/>
                                      <w:caps w:val="false"/>
                                      <w:spacing w:val="-1"/>
                                      <w:rFonts w:cs="" w:cstheme="minorBidi" w:ascii="Calibri" w:hAnsi="Calibri" w:eastAsia="Calibri"/>
                                      <w:color w:val="404040"/>
                                    </w:rPr>
                                    <w:t>Studies</w:t>
                                  </w:r>
                                </w:p>
                              </w:txbxContent>
                            </wps:txbx>
                            <wps:bodyPr lIns="0" rIns="0" tIns="0" bIns="0">
                              <a:noAutofit/>
                            </wps:bodyPr>
                          </wps:wsp>
                          <wps:wsp>
                            <wps:cNvSpPr/>
                            <wps:spPr>
                              <a:xfrm>
                                <a:off x="4088160" y="108000"/>
                                <a:ext cx="83808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Case Management</w:t>
                                  </w:r>
                                </w:p>
                              </w:txbxContent>
                            </wps:txbx>
                            <wps:bodyPr lIns="0" rIns="0" tIns="0" bIns="0">
                              <a:noAutofit/>
                            </wps:bodyPr>
                          </wps:wsp>
                          <wps:wsp>
                            <wps:cNvSpPr/>
                            <wps:spPr>
                              <a:xfrm>
                                <a:off x="143640" y="140400"/>
                                <a:ext cx="862920" cy="9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Arial" w:hAnsi="Arial" w:eastAsia="Calibri"/>
                                      <w:color w:val="EE7C31"/>
                                    </w:rPr>
                                    <w:t>Registered</w:t>
                                  </w:r>
                                  <w:r>
                                    <w:rPr>
                                      <w:sz w:val="20"/>
                                      <w:b w:val="false"/>
                                      <w:u w:val="none"/>
                                      <w:dstrike w:val="false"/>
                                      <w:strike w:val="false"/>
                                      <w:i w:val="false"/>
                                      <w:vertAlign w:val="baseline"/>
                                      <w:position w:val="0"/>
                                      <w:szCs w:val="20"/>
                                      <w:bCs w:val="false"/>
                                      <w:iCs w:val="false"/>
                                      <w:smallCaps w:val="false"/>
                                      <w:caps w:val="false"/>
                                      <w:spacing w:val="-10"/>
                                      <w:rFonts w:cs="" w:cstheme="minorBidi" w:ascii="Arial" w:hAnsi="Arial" w:eastAsia="Calibri"/>
                                      <w:color w:val="EE7C31"/>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Arial" w:hAnsi="Arial" w:eastAsia="Calibri"/>
                                      <w:color w:val="EE7C31"/>
                                    </w:rPr>
                                    <w:t>Users</w:t>
                                  </w:r>
                                </w:p>
                              </w:txbxContent>
                            </wps:txbx>
                            <wps:bodyPr lIns="0" rIns="0" tIns="0" bIns="0">
                              <a:noAutofit/>
                            </wps:bodyPr>
                          </wps:wsp>
                          <wps:wsp>
                            <wps:cNvSpPr/>
                            <wps:spPr>
                              <a:xfrm>
                                <a:off x="2435760" y="133920"/>
                                <a:ext cx="92448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1"/>
                                      <w:szCs w:val="20"/>
                                      <w:bCs w:val="false"/>
                                      <w:iCs w:val="false"/>
                                      <w:smallCaps w:val="false"/>
                                      <w:caps w:val="false"/>
                                      <w:rFonts w:cs="" w:cstheme="minorBidi" w:ascii="Calibri" w:hAnsi="Calibri" w:eastAsia="Calibri"/>
                                      <w:color w:val="404040"/>
                                    </w:rPr>
                                    <w:t xml:space="preserve">Model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Management</w:t>
                                  </w:r>
                                </w:p>
                              </w:txbxContent>
                            </wps:txbx>
                            <wps:bodyPr lIns="0" rIns="0" tIns="0" bIns="0">
                              <a:noAutofit/>
                            </wps:bodyPr>
                          </wps:wsp>
                          <wps:wsp>
                            <wps:cNvSpPr/>
                            <wps:spPr>
                              <a:xfrm>
                                <a:off x="4088160" y="133920"/>
                                <a:ext cx="84456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Tech Management</w:t>
                                  </w:r>
                                </w:p>
                              </w:txbxContent>
                            </wps:txbx>
                            <wps:bodyPr lIns="0" rIns="0" tIns="0" bIns="0">
                              <a:noAutofit/>
                            </wps:bodyPr>
                          </wps:wsp>
                          <wps:wsp>
                            <wps:cNvSpPr/>
                            <wps:spPr>
                              <a:xfrm>
                                <a:off x="1437120" y="147240"/>
                                <a:ext cx="565920" cy="10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3"/>
                                      <w:b w:val="false"/>
                                      <w:u w:val="none"/>
                                      <w:dstrike w:val="false"/>
                                      <w:strike w:val="false"/>
                                      <w:i w:val="false"/>
                                      <w:vertAlign w:val="baseline"/>
                                      <w:position w:val="0"/>
                                      <w:spacing w:val="0"/>
                                      <w:szCs w:val="23"/>
                                      <w:bCs w:val="false"/>
                                      <w:iCs w:val="false"/>
                                      <w:smallCaps w:val="false"/>
                                      <w:caps w:val="false"/>
                                      <w:rFonts w:cs="" w:cstheme="minorBidi" w:ascii="Calibri" w:hAnsi="Calibri" w:eastAsia="Calibri"/>
                                      <w:color w:val="404040"/>
                                    </w:rPr>
                                    <w:t>Dashboard</w:t>
                                  </w:r>
                                </w:p>
                              </w:txbxContent>
                            </wps:txbx>
                            <wps:bodyPr lIns="0" rIns="0" tIns="0" bIns="0">
                              <a:noAutofit/>
                            </wps:bodyPr>
                          </wps:wsp>
                          <wps:wsp>
                            <wps:cNvSpPr/>
                            <wps:spPr>
                              <a:xfrm>
                                <a:off x="2612880" y="159480"/>
                                <a:ext cx="57168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Visualization</w:t>
                                  </w:r>
                                </w:p>
                              </w:txbxContent>
                            </wps:txbx>
                            <wps:bodyPr lIns="0" rIns="0" tIns="0" bIns="0">
                              <a:noAutofit/>
                            </wps:bodyPr>
                          </wps:wsp>
                          <wps:wsp>
                            <wps:cNvSpPr/>
                            <wps:spPr>
                              <a:xfrm>
                                <a:off x="4088160" y="158040"/>
                                <a:ext cx="844560" cy="100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1"/>
                                      <w:szCs w:val="20"/>
                                      <w:bCs w:val="false"/>
                                      <w:iCs w:val="false"/>
                                      <w:smallCaps w:val="false"/>
                                      <w:caps w:val="false"/>
                                      <w:rFonts w:cs="" w:cstheme="minorBidi" w:ascii="Calibri" w:hAnsi="Calibri" w:eastAsia="Calibri"/>
                                      <w:color w:val="404040"/>
                                    </w:rPr>
                                    <w:t>Prod</w:t>
                                  </w:r>
                                  <w:r>
                                    <w:rPr>
                                      <w:sz w:val="20"/>
                                      <w:b w:val="false"/>
                                      <w:u w:val="none"/>
                                      <w:dstrike w:val="false"/>
                                      <w:strike w:val="false"/>
                                      <w:i w:val="false"/>
                                      <w:vertAlign w:val="baseline"/>
                                      <w:position w:val="0"/>
                                      <w:szCs w:val="20"/>
                                      <w:bCs w:val="false"/>
                                      <w:iCs w:val="false"/>
                                      <w:smallCaps w:val="false"/>
                                      <w:caps w:val="false"/>
                                      <w:spacing w:val="-7"/>
                                      <w:rFonts w:cs="" w:cstheme="minorBidi" w:ascii="Calibri" w:hAnsi="Calibri" w:eastAsia="Calibri"/>
                                      <w:color w:val="404040"/>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Management</w:t>
                                  </w:r>
                                </w:p>
                              </w:txbxContent>
                            </wps:txbx>
                            <wps:bodyPr lIns="0" rIns="0" tIns="0" bIns="0">
                              <a:noAutofit/>
                            </wps:bodyPr>
                          </wps:wsp>
                          <wps:wsp>
                            <wps:cNvSpPr/>
                            <wps:spPr>
                              <a:xfrm>
                                <a:off x="254160" y="182880"/>
                                <a:ext cx="642600" cy="90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Arial" w:hAnsi="Arial" w:eastAsia="Calibri"/>
                                      <w:color w:val="00B0F0"/>
                                    </w:rPr>
                                    <w:t>Admin</w:t>
                                  </w:r>
                                  <w:r>
                                    <w:rPr>
                                      <w:sz w:val="20"/>
                                      <w:b w:val="false"/>
                                      <w:u w:val="none"/>
                                      <w:dstrike w:val="false"/>
                                      <w:strike w:val="false"/>
                                      <w:i w:val="false"/>
                                      <w:vertAlign w:val="baseline"/>
                                      <w:position w:val="0"/>
                                      <w:szCs w:val="20"/>
                                      <w:bCs w:val="false"/>
                                      <w:iCs w:val="false"/>
                                      <w:smallCaps w:val="false"/>
                                      <w:caps w:val="false"/>
                                      <w:spacing w:val="-7"/>
                                      <w:rFonts w:cs="" w:cstheme="minorBidi" w:ascii="Arial" w:hAnsi="Arial" w:eastAsia="Calibri"/>
                                      <w:color w:val="00B0F0"/>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Arial" w:hAnsi="Arial" w:eastAsia="Calibri"/>
                                      <w:color w:val="00B0F0"/>
                                    </w:rPr>
                                    <w:t>Users</w:t>
                                  </w:r>
                                </w:p>
                              </w:txbxContent>
                            </wps:txbx>
                            <wps:bodyPr lIns="0" rIns="0" tIns="0" bIns="0">
                              <a:noAutofit/>
                            </wps:bodyPr>
                          </wps:wsp>
                          <wps:wsp>
                            <wps:cNvSpPr/>
                            <wps:spPr>
                              <a:xfrm>
                                <a:off x="2527200" y="185400"/>
                                <a:ext cx="747360" cy="93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Developer</w:t>
                                  </w:r>
                                  <w:r>
                                    <w:rPr>
                                      <w:sz w:val="20"/>
                                      <w:b w:val="false"/>
                                      <w:u w:val="none"/>
                                      <w:dstrike w:val="false"/>
                                      <w:strike w:val="false"/>
                                      <w:i w:val="false"/>
                                      <w:vertAlign w:val="baseline"/>
                                      <w:position w:val="0"/>
                                      <w:szCs w:val="20"/>
                                      <w:bCs w:val="false"/>
                                      <w:iCs w:val="false"/>
                                      <w:smallCaps w:val="false"/>
                                      <w:caps w:val="false"/>
                                      <w:spacing w:val="-6"/>
                                      <w:rFonts w:cs="" w:cstheme="minorBidi" w:ascii="Calibri" w:hAnsi="Calibri" w:eastAsia="Calibri"/>
                                      <w:color w:val="404040"/>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Panel</w:t>
                                  </w:r>
                                </w:p>
                              </w:txbxContent>
                            </wps:txbx>
                            <wps:bodyPr lIns="0" rIns="0" tIns="0" bIns="0">
                              <a:noAutofit/>
                            </wps:bodyPr>
                          </wps:wsp>
                          <wps:wsp>
                            <wps:cNvSpPr/>
                            <wps:spPr>
                              <a:xfrm>
                                <a:off x="4054320" y="186840"/>
                                <a:ext cx="955080" cy="57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cs="" w:cstheme="minorBidi" w:ascii="Calibri" w:hAnsi="Calibri" w:eastAsia="Calibri"/>
                                      <w:color w:val="404040"/>
                                    </w:rPr>
                                    <w:t>General</w:t>
                                  </w:r>
                                  <w:r>
                                    <w:rPr>
                                      <w:sz w:val="11"/>
                                      <w:b w:val="false"/>
                                      <w:u w:val="none"/>
                                      <w:dstrike w:val="false"/>
                                      <w:strike w:val="false"/>
                                      <w:i w:val="false"/>
                                      <w:vertAlign w:val="baseline"/>
                                      <w:position w:val="0"/>
                                      <w:szCs w:val="11"/>
                                      <w:bCs w:val="false"/>
                                      <w:iCs w:val="false"/>
                                      <w:smallCaps w:val="false"/>
                                      <w:caps w:val="false"/>
                                      <w:spacing w:val="-2"/>
                                      <w:rFonts w:cs="" w:cstheme="minorBidi" w:ascii="Calibri" w:hAnsi="Calibri" w:eastAsia="Calibri"/>
                                      <w:color w:val="404040"/>
                                    </w:rPr>
                                    <w:t xml:space="preserve"> </w:t>
                                  </w:r>
                                  <w:r>
                                    <w:rPr>
                                      <w:sz w:val="11"/>
                                      <w:b w:val="false"/>
                                      <w:u w:val="none"/>
                                      <w:dstrike w:val="false"/>
                                      <w:strike w:val="false"/>
                                      <w:i w:val="false"/>
                                      <w:vertAlign w:val="baseline"/>
                                      <w:position w:val="0"/>
                                      <w:szCs w:val="11"/>
                                      <w:bCs w:val="false"/>
                                      <w:iCs w:val="false"/>
                                      <w:smallCaps w:val="false"/>
                                      <w:caps w:val="false"/>
                                      <w:spacing w:val="0"/>
                                      <w:rFonts w:cs="" w:cstheme="minorBidi" w:ascii="Calibri" w:hAnsi="Calibri" w:eastAsia="Calibri"/>
                                      <w:color w:val="404040"/>
                                    </w:rPr>
                                    <w:t>Management</w:t>
                                  </w:r>
                                  <w:r>
                                    <w:rPr>
                                      <w:sz w:val="11"/>
                                      <w:b w:val="false"/>
                                      <w:u w:val="none"/>
                                      <w:dstrike w:val="false"/>
                                      <w:strike w:val="false"/>
                                      <w:i w:val="false"/>
                                      <w:vertAlign w:val="baseline"/>
                                      <w:position w:val="0"/>
                                      <w:szCs w:val="11"/>
                                      <w:bCs w:val="false"/>
                                      <w:iCs w:val="false"/>
                                      <w:smallCaps w:val="false"/>
                                      <w:caps w:val="false"/>
                                      <w:spacing w:val="-5"/>
                                      <w:rFonts w:cs="" w:cstheme="minorBidi" w:ascii="Calibri" w:hAnsi="Calibri" w:eastAsia="Calibri"/>
                                      <w:color w:val="404040"/>
                                    </w:rPr>
                                    <w:t xml:space="preserve"> </w:t>
                                  </w:r>
                                  <w:r>
                                    <w:rPr>
                                      <w:sz w:val="11"/>
                                      <w:b w:val="false"/>
                                      <w:u w:val="none"/>
                                      <w:dstrike w:val="false"/>
                                      <w:strike w:val="false"/>
                                      <w:i w:val="false"/>
                                      <w:vertAlign w:val="baseline"/>
                                      <w:position w:val="0"/>
                                      <w:szCs w:val="11"/>
                                      <w:bCs w:val="false"/>
                                      <w:iCs w:val="false"/>
                                      <w:smallCaps w:val="false"/>
                                      <w:caps w:val="false"/>
                                      <w:spacing w:val="0"/>
                                      <w:rFonts w:cs="" w:cstheme="minorBidi" w:ascii="Calibri" w:hAnsi="Calibri" w:eastAsia="Calibri"/>
                                      <w:color w:val="404040"/>
                                    </w:rPr>
                                    <w:t>(Django</w:t>
                                  </w:r>
                                  <w:r>
                                    <w:rPr>
                                      <w:sz w:val="11"/>
                                      <w:b w:val="false"/>
                                      <w:u w:val="none"/>
                                      <w:dstrike w:val="false"/>
                                      <w:strike w:val="false"/>
                                      <w:i w:val="false"/>
                                      <w:vertAlign w:val="baseline"/>
                                      <w:position w:val="0"/>
                                      <w:szCs w:val="11"/>
                                      <w:bCs w:val="false"/>
                                      <w:iCs w:val="false"/>
                                      <w:smallCaps w:val="false"/>
                                      <w:caps w:val="false"/>
                                      <w:spacing w:val="-2"/>
                                      <w:rFonts w:cs="" w:cstheme="minorBidi" w:ascii="Calibri" w:hAnsi="Calibri" w:eastAsia="Calibri"/>
                                      <w:color w:val="404040"/>
                                    </w:rPr>
                                    <w:t xml:space="preserve"> </w:t>
                                  </w:r>
                                  <w:r>
                                    <w:rPr>
                                      <w:sz w:val="11"/>
                                      <w:b w:val="false"/>
                                      <w:u w:val="none"/>
                                      <w:dstrike w:val="false"/>
                                      <w:strike w:val="false"/>
                                      <w:i w:val="false"/>
                                      <w:vertAlign w:val="baseline"/>
                                      <w:position w:val="0"/>
                                      <w:szCs w:val="11"/>
                                      <w:bCs w:val="false"/>
                                      <w:iCs w:val="false"/>
                                      <w:smallCaps w:val="false"/>
                                      <w:caps w:val="false"/>
                                      <w:spacing w:val="0"/>
                                      <w:rFonts w:cs="" w:cstheme="minorBidi" w:ascii="Calibri" w:hAnsi="Calibri" w:eastAsia="Calibri"/>
                                      <w:color w:val="404040"/>
                                    </w:rPr>
                                    <w:t>Admin)</w:t>
                                  </w:r>
                                </w:p>
                              </w:txbxContent>
                            </wps:txbx>
                            <wps:bodyPr lIns="0" rIns="0" tIns="0" bIns="0">
                              <a:noAutofit/>
                            </wps:bodyPr>
                          </wps:wsp>
                        </wpg:wgp>
                      </a:graphicData>
                    </a:graphic>
                  </wp:inline>
                </w:drawing>
              </mc:Choice>
              <mc:Fallback>
                <w:pict>
                  <v:group id="shape_0" alt="Shape2" style="position:absolute;margin-left:0pt;margin-top:-265.95pt;width:481.85pt;height:265.9pt" coordorigin="0,-5319" coordsize="9637,5318">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2143;top:-5310;width:1168;height:38;mso-position-vertical:top" type="shapetype_75">
                      <v:imagedata r:id="rId10" o:detectmouseclick="t"/>
                      <w10:wrap type="none"/>
                      <v:stroke color="#3465a4" joinstyle="round" endcap="flat"/>
                    </v:shape>
                    <v:shape id="shape_0" stroked="f" style="position:absolute;left:2250;top:-5310;width:935;height:41;mso-position-vertical:top" type="shapetype_75">
                      <v:imagedata r:id="rId11" o:detectmouseclick="t"/>
                      <w10:wrap type="none"/>
                      <v:stroke color="#3465a4" joinstyle="round" endcap="flat"/>
                    </v:shape>
                    <v:shape id="shape_0" stroked="f" style="position:absolute;left:0;top:-5200;width:1621;height:37;mso-position-vertical:top" type="shapetype_75">
                      <v:imagedata r:id="rId12" o:detectmouseclick="t"/>
                      <w10:wrap type="none"/>
                      <v:stroke color="#3465a4" joinstyle="round" endcap="flat"/>
                    </v:shape>
                    <v:shape id="shape_0" stroked="f" style="position:absolute;left:241;top:-5202;width:1119;height:47;mso-position-vertical:top" type="shapetype_75">
                      <v:imagedata r:id="rId13" o:detectmouseclick="t"/>
                      <w10:wrap type="none"/>
                      <v:stroke color="#3465a4" joinstyle="round" endcap="flat"/>
                    </v:shape>
                    <v:shape id="shape_0" stroked="f" style="position:absolute;left:2143;top:-5240;width:1168;height:40;mso-position-vertical:top" type="shapetype_75">
                      <v:imagedata r:id="rId14" o:detectmouseclick="t"/>
                      <w10:wrap type="none"/>
                      <v:stroke color="#3465a4" joinstyle="round" endcap="flat"/>
                    </v:shape>
                    <v:shape id="shape_0" stroked="f" style="position:absolute;left:2163;top:-5238;width:1109;height:40;mso-position-vertical:top" type="shapetype_75">
                      <v:imagedata r:id="rId15" o:detectmouseclick="t"/>
                      <w10:wrap type="none"/>
                      <v:stroke color="#3465a4" joinstyle="round" endcap="flat"/>
                    </v:shape>
                    <v:shape id="shape_0" stroked="f" style="position:absolute;left:2143;top:-5168;width:1168;height:38;mso-position-vertical:top" type="shapetype_75">
                      <v:imagedata r:id="rId10" o:detectmouseclick="t"/>
                      <w10:wrap type="none"/>
                      <v:stroke color="#3465a4" joinstyle="round" endcap="flat"/>
                    </v:shape>
                    <v:shape id="shape_0" stroked="f" style="position:absolute;left:2163;top:-5167;width:1100;height:40;mso-position-vertical:top" type="shapetype_75">
                      <v:imagedata r:id="rId16" o:detectmouseclick="t"/>
                      <w10:wrap type="none"/>
                      <v:stroke color="#3465a4" joinstyle="round" endcap="flat"/>
                    </v:shape>
                    <v:shape id="shape_0" stroked="f" style="position:absolute;left:2143;top:-5097;width:1168;height:39;mso-position-vertical:top" type="shapetype_75">
                      <v:imagedata r:id="rId14" o:detectmouseclick="t"/>
                      <w10:wrap type="none"/>
                      <v:stroke color="#3465a4" joinstyle="round" endcap="flat"/>
                    </v:shape>
                    <v:shape id="shape_0" stroked="f" style="position:absolute;left:2124;top:-5093;width:1196;height:34;mso-position-vertical:top" type="shapetype_75">
                      <v:imagedata r:id="rId17" o:detectmouseclick="t"/>
                      <w10:wrap type="none"/>
                      <v:stroke color="#3465a4" joinstyle="round" endcap="flat"/>
                    </v:shape>
                    <v:shape id="shape_0" stroked="f" style="position:absolute;left:3640;top:-5247;width:1815;height:22;mso-position-vertical:top" type="shapetype_75">
                      <v:imagedata r:id="rId18" o:detectmouseclick="t"/>
                      <w10:wrap type="none"/>
                      <v:stroke color="#3465a4" joinstyle="round" endcap="flat"/>
                    </v:shape>
                    <v:shape id="shape_0" stroked="f" style="position:absolute;left:3727;top:-5251;width:1631;height:33;mso-position-vertical:top" type="shapetype_75">
                      <v:imagedata r:id="rId19" o:detectmouseclick="t"/>
                      <w10:wrap type="none"/>
                      <v:stroke color="#3465a4" joinstyle="round" endcap="flat"/>
                    </v:shape>
                    <v:shape id="shape_0" stroked="f" style="position:absolute;left:3640;top:-5214;width:1815;height:22;mso-position-vertical:top" type="shapetype_75">
                      <v:imagedata r:id="rId18" o:detectmouseclick="t"/>
                      <w10:wrap type="none"/>
                      <v:stroke color="#3465a4" joinstyle="round" endcap="flat"/>
                    </v:shape>
                    <v:shape id="shape_0" stroked="f" style="position:absolute;left:3882;top:-5217;width:1322;height:32;mso-position-vertical:top" type="shapetype_75">
                      <v:imagedata r:id="rId20" o:detectmouseclick="t"/>
                      <w10:wrap type="none"/>
                      <v:stroke color="#3465a4" joinstyle="round" endcap="flat"/>
                    </v:shape>
                    <v:shape id="shape_0" stroked="f" style="position:absolute;left:3679;top:-5151;width:1815;height:22;mso-position-vertical:top" type="shapetype_75">
                      <v:imagedata r:id="rId21" o:detectmouseclick="t"/>
                      <w10:wrap type="none"/>
                      <v:stroke color="#3465a4" joinstyle="round" endcap="flat"/>
                    </v:shape>
                    <v:shape id="shape_0" stroked="f" style="position:absolute;left:3998;top:-5154;width:1167;height:31;mso-position-vertical:top" type="shapetype_75">
                      <v:imagedata r:id="rId22" o:detectmouseclick="t"/>
                      <w10:wrap type="none"/>
                      <v:stroke color="#3465a4" joinstyle="round" endcap="flat"/>
                    </v:shape>
                    <v:shape id="shape_0" stroked="f" style="position:absolute;left:3679;top:-5111;width:1815;height:22;mso-position-vertical:top" type="shapetype_75">
                      <v:imagedata r:id="rId21" o:detectmouseclick="t"/>
                      <w10:wrap type="none"/>
                      <v:stroke color="#3465a4" joinstyle="round" endcap="flat"/>
                    </v:shape>
                    <v:shape id="shape_0" stroked="f" style="position:absolute;left:3708;top:-5114;width:1737;height:32;mso-position-vertical:top" type="shapetype_75">
                      <v:imagedata r:id="rId23" o:detectmouseclick="t"/>
                      <w10:wrap type="none"/>
                      <v:stroke color="#3465a4" joinstyle="round" endcap="flat"/>
                    </v:shape>
                    <v:shape id="shape_0" stroked="f" style="position:absolute;left:3679;top:-5070;width:1815;height:22;mso-position-vertical:top" type="shapetype_75">
                      <v:imagedata r:id="rId18" o:detectmouseclick="t"/>
                      <w10:wrap type="none"/>
                      <v:stroke color="#3465a4" joinstyle="round" endcap="flat"/>
                    </v:shape>
                    <v:shape id="shape_0" stroked="f" style="position:absolute;left:3988;top:-5074;width:1177;height:33;mso-position-vertical:top" type="shapetype_75">
                      <v:imagedata r:id="rId24" o:detectmouseclick="t"/>
                      <w10:wrap type="none"/>
                      <v:stroke color="#3465a4" joinstyle="round" endcap="flat"/>
                    </v:shape>
                    <v:shape id="shape_0" stroked="f" style="position:absolute;left:3679;top:-5030;width:1815;height:23;mso-position-vertical:top" type="shapetype_75">
                      <v:imagedata r:id="rId21" o:detectmouseclick="t"/>
                      <w10:wrap type="none"/>
                      <v:stroke color="#3465a4" joinstyle="round" endcap="flat"/>
                    </v:shape>
                    <v:shape id="shape_0" stroked="f" style="position:absolute;left:3853;top:-5033;width:1457;height:32;mso-position-vertical:top" type="shapetype_75">
                      <v:imagedata r:id="rId25" o:detectmouseclick="t"/>
                      <w10:wrap type="none"/>
                      <v:stroke color="#3465a4" joinstyle="round" endcap="flat"/>
                    </v:shape>
                    <v:shape id="shape_0" stroked="f" style="position:absolute;left:6210;top:-5151;width:1814;height:21;mso-position-vertical:top" type="shapetype_75">
                      <v:imagedata r:id="rId18" o:detectmouseclick="t"/>
                      <w10:wrap type="none"/>
                      <v:stroke color="#3465a4" joinstyle="round" endcap="flat"/>
                    </v:shape>
                    <v:shape id="shape_0" stroked="f" style="position:absolute;left:6306;top:-5155;width:1601;height:32;mso-position-vertical:top" type="shapetype_75">
                      <v:imagedata r:id="rId26" o:detectmouseclick="t"/>
                      <w10:wrap type="none"/>
                      <v:stroke color="#3465a4" joinstyle="round" endcap="flat"/>
                    </v:shape>
                    <v:shape id="shape_0" stroked="f" style="position:absolute;left:6210;top:-5111;width:1814;height:22;mso-position-vertical:top" type="shapetype_75">
                      <v:imagedata r:id="rId21" o:detectmouseclick="t"/>
                      <w10:wrap type="none"/>
                      <v:stroke color="#3465a4" joinstyle="round" endcap="flat"/>
                    </v:shape>
                    <v:shape id="shape_0" stroked="f" style="position:absolute;left:6306;top:-5114;width:1612;height:32;mso-position-vertical:top" type="shapetype_75">
                      <v:imagedata r:id="rId27" o:detectmouseclick="t"/>
                      <w10:wrap type="none"/>
                      <v:stroke color="#3465a4" joinstyle="round" endcap="flat"/>
                    </v:shape>
                    <v:shape id="shape_0" stroked="f" style="position:absolute;left:6210;top:-5072;width:1814;height:22;mso-position-vertical:top" type="shapetype_75">
                      <v:imagedata r:id="rId18" o:detectmouseclick="t"/>
                      <w10:wrap type="none"/>
                      <v:stroke color="#3465a4" joinstyle="round" endcap="flat"/>
                    </v:shape>
                    <v:shape id="shape_0" stroked="f" style="position:absolute;left:6306;top:-5075;width:1612;height:32;mso-position-vertical:top" type="shapetype_75">
                      <v:imagedata r:id="rId28" o:detectmouseclick="t"/>
                      <w10:wrap type="none"/>
                      <v:stroke color="#3465a4" joinstyle="round" endcap="flat"/>
                    </v:shape>
                    <v:shape id="shape_0" stroked="f" style="position:absolute;left:6248;top:-5030;width:1814;height:23;mso-position-vertical:top" type="shapetype_75">
                      <v:imagedata r:id="rId21" o:detectmouseclick="t"/>
                      <w10:wrap type="none"/>
                      <v:stroke color="#3465a4" joinstyle="round" endcap="flat"/>
                    </v:shape>
                    <v:shape id="shape_0" stroked="f" style="position:absolute;left:6306;top:-5028;width:1688;height:20;mso-position-vertical:top" type="shapetype_75">
                      <v:imagedata r:id="rId29" o:detectmouseclick="t"/>
                      <w10:wrap type="none"/>
                      <v:stroke color="#3465a4" joinstyle="round" endcap="flat"/>
                    </v:shape>
                    <v:rect id="shape_0" stroked="f" style="position:absolute;left:542;top:-5319;width:712;height:13;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Arial" w:hAnsi="Arial" w:eastAsia="Calibri"/>
                                <w:color w:val="2F518F"/>
                              </w:rPr>
                              <w:t>All Users</w:t>
                            </w:r>
                          </w:p>
                        </w:txbxContent>
                      </v:textbox>
                      <w10:wrap type="square"/>
                      <v:fill o:detectmouseclick="t" on="false"/>
                      <v:stroke color="#3465a4" joinstyle="round" endcap="flat"/>
                    </v:rect>
                    <v:rect id="shape_0" stroked="f" style="position:absolute;left:2418;top:-5303;width:585;height:20;mso-position-vertical:top">
                      <v:textbox>
                        <w:txbxContent>
                          <w:p>
                            <w:pPr>
                              <w:overflowPunct w:val="false"/>
                              <w:spacing w:before="0" w:after="0" w:lineRule="auto" w:line="240"/>
                              <w:jc w:val="left"/>
                              <w:rPr/>
                            </w:pPr>
                            <w:r>
                              <w:rPr>
                                <w:sz w:val="27"/>
                                <w:b w:val="false"/>
                                <w:u w:val="none"/>
                                <w:dstrike w:val="false"/>
                                <w:strike w:val="false"/>
                                <w:i w:val="false"/>
                                <w:vertAlign w:val="baseline"/>
                                <w:position w:val="0"/>
                                <w:spacing w:val="0"/>
                                <w:szCs w:val="27"/>
                                <w:bCs w:val="false"/>
                                <w:iCs w:val="false"/>
                                <w:smallCaps w:val="false"/>
                                <w:caps w:val="false"/>
                                <w:rFonts w:cs="" w:cstheme="minorBidi" w:ascii="Calibri" w:hAnsi="Calibri" w:eastAsia="Calibri"/>
                                <w:color w:val="404040"/>
                              </w:rPr>
                              <w:t>Home</w:t>
                            </w:r>
                          </w:p>
                        </w:txbxContent>
                      </v:textbox>
                      <w10:wrap type="square"/>
                      <v:fill o:detectmouseclick="t" on="false"/>
                      <v:stroke color="#3465a4" joinstyle="round" endcap="flat"/>
                    </v:rect>
                    <v:rect id="shape_0" stroked="f" style="position:absolute;left:3859;top:-5245;width:1348;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 xml:space="preserve">Biogas </w:t>
                            </w:r>
                            <w:r>
                              <w:rPr>
                                <w:sz w:val="20"/>
                                <w:b w:val="false"/>
                                <w:u w:val="none"/>
                                <w:dstrike w:val="false"/>
                                <w:strike w:val="false"/>
                                <w:i w:val="false"/>
                                <w:vertAlign w:val="baseline"/>
                                <w:position w:val="0"/>
                                <w:szCs w:val="20"/>
                                <w:bCs w:val="false"/>
                                <w:iCs w:val="false"/>
                                <w:smallCaps w:val="false"/>
                                <w:caps w:val="false"/>
                                <w:spacing w:val="-1"/>
                                <w:rFonts w:cs="" w:cstheme="minorBidi" w:ascii="Calibri" w:hAnsi="Calibri" w:eastAsia="Calibri"/>
                                <w:color w:val="404040"/>
                              </w:rPr>
                              <w:t xml:space="preserve">from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Waste</w:t>
                            </w:r>
                          </w:p>
                        </w:txbxContent>
                      </v:textbox>
                      <w10:wrap type="square"/>
                      <v:fill o:detectmouseclick="t" on="false"/>
                      <v:stroke color="#3465a4" joinstyle="round" endcap="flat"/>
                    </v:rect>
                    <v:rect id="shape_0" stroked="f" style="position:absolute;left:2331;top:-5232;width:754;height:19;mso-position-vertical:top">
                      <v:textbox>
                        <w:txbxContent>
                          <w:p>
                            <w:pPr>
                              <w:overflowPunct w:val="false"/>
                              <w:spacing w:before="0" w:after="0" w:lineRule="auto" w:line="240"/>
                              <w:jc w:val="left"/>
                              <w:rPr/>
                            </w:pPr>
                            <w:r>
                              <w:rPr>
                                <w:sz w:val="27"/>
                                <w:b w:val="false"/>
                                <w:u w:val="none"/>
                                <w:dstrike w:val="false"/>
                                <w:strike w:val="false"/>
                                <w:i w:val="false"/>
                                <w:vertAlign w:val="baseline"/>
                                <w:position w:val="0"/>
                                <w:spacing w:val="0"/>
                                <w:szCs w:val="27"/>
                                <w:bCs w:val="false"/>
                                <w:iCs w:val="false"/>
                                <w:smallCaps w:val="false"/>
                                <w:caps w:val="false"/>
                                <w:rFonts w:cs="" w:cstheme="minorBidi" w:ascii="Calibri" w:hAnsi="Calibri" w:eastAsia="Calibri"/>
                                <w:color w:val="404040"/>
                              </w:rPr>
                              <w:t>Tutorial</w:t>
                            </w:r>
                          </w:p>
                        </w:txbxContent>
                      </v:textbox>
                      <w10:wrap type="square"/>
                      <v:fill o:detectmouseclick="t" on="false"/>
                      <v:stroke color="#3465a4" joinstyle="round" endcap="flat"/>
                    </v:rect>
                    <v:rect id="shape_0" stroked="f" style="position:absolute;left:4014;top:-5212;width:1040;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Custom</w:t>
                            </w:r>
                            <w:r>
                              <w:rPr>
                                <w:sz w:val="20"/>
                                <w:b w:val="false"/>
                                <w:u w:val="none"/>
                                <w:dstrike w:val="false"/>
                                <w:strike w:val="false"/>
                                <w:i w:val="false"/>
                                <w:vertAlign w:val="baseline"/>
                                <w:position w:val="0"/>
                                <w:szCs w:val="20"/>
                                <w:bCs w:val="false"/>
                                <w:iCs w:val="false"/>
                                <w:smallCaps w:val="false"/>
                                <w:caps w:val="false"/>
                                <w:spacing w:val="-6"/>
                                <w:rFonts w:cs="" w:cstheme="minorBidi" w:ascii="Calibri" w:hAnsi="Calibri" w:eastAsia="Calibri"/>
                                <w:color w:val="404040"/>
                              </w:rPr>
                              <w:t xml:space="preserve"> </w:t>
                            </w:r>
                            <w:r>
                              <w:rPr>
                                <w:sz w:val="20"/>
                                <w:b w:val="false"/>
                                <w:u w:val="none"/>
                                <w:dstrike w:val="false"/>
                                <w:strike w:val="false"/>
                                <w:i w:val="false"/>
                                <w:vertAlign w:val="baseline"/>
                                <w:position w:val="0"/>
                                <w:szCs w:val="20"/>
                                <w:bCs w:val="false"/>
                                <w:iCs w:val="false"/>
                                <w:smallCaps w:val="false"/>
                                <w:caps w:val="false"/>
                                <w:spacing w:val="-1"/>
                                <w:rFonts w:cs="" w:cstheme="minorBidi" w:ascii="Calibri" w:hAnsi="Calibri" w:eastAsia="Calibri"/>
                                <w:color w:val="404040"/>
                              </w:rPr>
                              <w:t>Model</w:t>
                            </w:r>
                          </w:p>
                        </w:txbxContent>
                      </v:textbox>
                      <w10:wrap type="square"/>
                      <v:fill o:detectmouseclick="t" on="false"/>
                      <v:stroke color="#3465a4" joinstyle="round" endcap="flat"/>
                    </v:rect>
                    <v:rect id="shape_0" stroked="f" style="position:absolute;left:427;top:-5195;width:718;height:23;mso-position-vertical:top">
                      <v:textbox>
                        <w:txbxContent>
                          <w:p>
                            <w:pPr>
                              <w:overflowPunct w:val="false"/>
                              <w:spacing w:before="0" w:after="0" w:lineRule="auto" w:line="240"/>
                              <w:jc w:val="left"/>
                              <w:rPr/>
                            </w:pPr>
                            <w:r>
                              <w:rPr>
                                <w:sz w:val="32"/>
                                <w:b w:val="false"/>
                                <w:u w:val="none"/>
                                <w:dstrike w:val="false"/>
                                <w:strike w:val="false"/>
                                <w:i w:val="false"/>
                                <w:vertAlign w:val="baseline"/>
                                <w:position w:val="0"/>
                                <w:spacing w:val="0"/>
                                <w:szCs w:val="32"/>
                                <w:bCs w:val="false"/>
                                <w:iCs w:val="false"/>
                                <w:smallCaps w:val="false"/>
                                <w:caps w:val="false"/>
                                <w:rFonts w:cs="" w:cstheme="minorBidi" w:ascii="Calibri" w:hAnsi="Calibri" w:eastAsia="Calibri"/>
                                <w:color w:val="404040"/>
                              </w:rPr>
                              <w:t>ADAM</w:t>
                            </w:r>
                          </w:p>
                        </w:txbxContent>
                      </v:textbox>
                      <w10:wrap type="square"/>
                      <v:fill o:detectmouseclick="t" on="false"/>
                      <v:stroke color="#3465a4" joinstyle="round" endcap="flat"/>
                    </v:rect>
                    <v:rect id="shape_0" stroked="f" style="position:absolute;left:2331;top:-5160;width:750;height:19;mso-position-vertical:top">
                      <v:textbox>
                        <w:txbxContent>
                          <w:p>
                            <w:pPr>
                              <w:overflowPunct w:val="false"/>
                              <w:spacing w:before="0" w:after="0" w:lineRule="auto" w:line="240"/>
                              <w:jc w:val="left"/>
                              <w:rPr/>
                            </w:pPr>
                            <w:r>
                              <w:rPr>
                                <w:sz w:val="27"/>
                                <w:b w:val="false"/>
                                <w:u w:val="none"/>
                                <w:dstrike w:val="false"/>
                                <w:strike w:val="false"/>
                                <w:i w:val="false"/>
                                <w:vertAlign w:val="baseline"/>
                                <w:position w:val="0"/>
                                <w:spacing w:val="0"/>
                                <w:szCs w:val="27"/>
                                <w:bCs w:val="false"/>
                                <w:iCs w:val="false"/>
                                <w:smallCaps w:val="false"/>
                                <w:caps w:val="false"/>
                                <w:rFonts w:cs="" w:cstheme="minorBidi" w:ascii="Calibri" w:hAnsi="Calibri" w:eastAsia="Calibri"/>
                                <w:color w:val="404040"/>
                              </w:rPr>
                              <w:t>Contact</w:t>
                            </w:r>
                          </w:p>
                        </w:txbxContent>
                      </v:textbox>
                      <w10:wrap type="square"/>
                      <v:fill o:detectmouseclick="t" on="false"/>
                      <v:stroke color="#3465a4" joinstyle="round" endcap="flat"/>
                    </v:rect>
                    <v:rect id="shape_0" stroked="f" style="position:absolute;left:4125;top:-5149;width:885;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 xml:space="preserve">Case </w:t>
                            </w:r>
                            <w:r>
                              <w:rPr>
                                <w:sz w:val="20"/>
                                <w:b w:val="false"/>
                                <w:u w:val="none"/>
                                <w:dstrike w:val="false"/>
                                <w:strike w:val="false"/>
                                <w:i w:val="false"/>
                                <w:vertAlign w:val="baseline"/>
                                <w:position w:val="0"/>
                                <w:szCs w:val="20"/>
                                <w:bCs w:val="false"/>
                                <w:iCs w:val="false"/>
                                <w:smallCaps w:val="false"/>
                                <w:caps w:val="false"/>
                                <w:spacing w:val="-1"/>
                                <w:rFonts w:cs="" w:cstheme="minorBidi" w:ascii="Calibri" w:hAnsi="Calibri" w:eastAsia="Calibri"/>
                                <w:color w:val="404040"/>
                              </w:rPr>
                              <w:t>Studies</w:t>
                            </w:r>
                          </w:p>
                        </w:txbxContent>
                      </v:textbox>
                      <w10:wrap type="square"/>
                      <v:fill o:detectmouseclick="t" on="false"/>
                      <v:stroke color="#3465a4" joinstyle="round" endcap="flat"/>
                    </v:rect>
                    <v:rect id="shape_0" stroked="f" style="position:absolute;left:6438;top:-5149;width:1319;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Case Management</w:t>
                            </w:r>
                          </w:p>
                        </w:txbxContent>
                      </v:textbox>
                      <w10:wrap type="square"/>
                      <v:fill o:detectmouseclick="t" on="false"/>
                      <v:stroke color="#3465a4" joinstyle="round" endcap="flat"/>
                    </v:rect>
                    <v:rect id="shape_0" stroked="f" style="position:absolute;left:226;top:-5098;width:1358;height:13;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Arial" w:hAnsi="Arial" w:eastAsia="Calibri"/>
                                <w:color w:val="EE7C31"/>
                              </w:rPr>
                              <w:t>Registered</w:t>
                            </w:r>
                            <w:r>
                              <w:rPr>
                                <w:sz w:val="20"/>
                                <w:b w:val="false"/>
                                <w:u w:val="none"/>
                                <w:dstrike w:val="false"/>
                                <w:strike w:val="false"/>
                                <w:i w:val="false"/>
                                <w:vertAlign w:val="baseline"/>
                                <w:position w:val="0"/>
                                <w:szCs w:val="20"/>
                                <w:bCs w:val="false"/>
                                <w:iCs w:val="false"/>
                                <w:smallCaps w:val="false"/>
                                <w:caps w:val="false"/>
                                <w:spacing w:val="-10"/>
                                <w:rFonts w:cs="" w:cstheme="minorBidi" w:ascii="Arial" w:hAnsi="Arial" w:eastAsia="Calibri"/>
                                <w:color w:val="EE7C31"/>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Arial" w:hAnsi="Arial" w:eastAsia="Calibri"/>
                                <w:color w:val="EE7C31"/>
                              </w:rPr>
                              <w:t>Users</w:t>
                            </w:r>
                          </w:p>
                        </w:txbxContent>
                      </v:textbox>
                      <w10:wrap type="square"/>
                      <v:fill o:detectmouseclick="t" on="false"/>
                      <v:stroke color="#3465a4" joinstyle="round" endcap="flat"/>
                    </v:rect>
                    <v:rect id="shape_0" stroked="f" style="position:absolute;left:3836;top:-5108;width:1455;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1"/>
                                <w:szCs w:val="20"/>
                                <w:bCs w:val="false"/>
                                <w:iCs w:val="false"/>
                                <w:smallCaps w:val="false"/>
                                <w:caps w:val="false"/>
                                <w:rFonts w:cs="" w:cstheme="minorBidi" w:ascii="Calibri" w:hAnsi="Calibri" w:eastAsia="Calibri"/>
                                <w:color w:val="404040"/>
                              </w:rPr>
                              <w:t xml:space="preserve">Model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Management</w:t>
                            </w:r>
                          </w:p>
                        </w:txbxContent>
                      </v:textbox>
                      <w10:wrap type="square"/>
                      <v:fill o:detectmouseclick="t" on="false"/>
                      <v:stroke color="#3465a4" joinstyle="round" endcap="flat"/>
                    </v:rect>
                    <v:rect id="shape_0" stroked="f" style="position:absolute;left:6438;top:-5108;width:1329;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Tech Management</w:t>
                            </w:r>
                          </w:p>
                        </w:txbxContent>
                      </v:textbox>
                      <w10:wrap type="square"/>
                      <v:fill o:detectmouseclick="t" on="false"/>
                      <v:stroke color="#3465a4" joinstyle="round" endcap="flat"/>
                    </v:rect>
                    <v:rect id="shape_0" stroked="f" style="position:absolute;left:2263;top:-5087;width:890;height:16;mso-position-vertical:top">
                      <v:textbox>
                        <w:txbxContent>
                          <w:p>
                            <w:pPr>
                              <w:overflowPunct w:val="false"/>
                              <w:spacing w:before="0" w:after="0" w:lineRule="auto" w:line="240"/>
                              <w:jc w:val="left"/>
                              <w:rPr/>
                            </w:pPr>
                            <w:r>
                              <w:rPr>
                                <w:sz w:val="23"/>
                                <w:b w:val="false"/>
                                <w:u w:val="none"/>
                                <w:dstrike w:val="false"/>
                                <w:strike w:val="false"/>
                                <w:i w:val="false"/>
                                <w:vertAlign w:val="baseline"/>
                                <w:position w:val="0"/>
                                <w:spacing w:val="0"/>
                                <w:szCs w:val="23"/>
                                <w:bCs w:val="false"/>
                                <w:iCs w:val="false"/>
                                <w:smallCaps w:val="false"/>
                                <w:caps w:val="false"/>
                                <w:rFonts w:cs="" w:cstheme="minorBidi" w:ascii="Calibri" w:hAnsi="Calibri" w:eastAsia="Calibri"/>
                                <w:color w:val="404040"/>
                              </w:rPr>
                              <w:t>Dashboard</w:t>
                            </w:r>
                          </w:p>
                        </w:txbxContent>
                      </v:textbox>
                      <w10:wrap type="square"/>
                      <v:fill o:detectmouseclick="t" on="false"/>
                      <v:stroke color="#3465a4" joinstyle="round" endcap="flat"/>
                    </v:rect>
                    <v:rect id="shape_0" stroked="f" style="position:absolute;left:4115;top:-5068;width:899;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Visualization</w:t>
                            </w:r>
                          </w:p>
                        </w:txbxContent>
                      </v:textbox>
                      <w10:wrap type="square"/>
                      <v:fill o:detectmouseclick="t" on="false"/>
                      <v:stroke color="#3465a4" joinstyle="round" endcap="flat"/>
                    </v:rect>
                    <v:rect id="shape_0" stroked="f" style="position:absolute;left:6438;top:-5070;width:1329;height:15;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1"/>
                                <w:szCs w:val="20"/>
                                <w:bCs w:val="false"/>
                                <w:iCs w:val="false"/>
                                <w:smallCaps w:val="false"/>
                                <w:caps w:val="false"/>
                                <w:rFonts w:cs="" w:cstheme="minorBidi" w:ascii="Calibri" w:hAnsi="Calibri" w:eastAsia="Calibri"/>
                                <w:color w:val="404040"/>
                              </w:rPr>
                              <w:t>Prod</w:t>
                            </w:r>
                            <w:r>
                              <w:rPr>
                                <w:sz w:val="20"/>
                                <w:b w:val="false"/>
                                <w:u w:val="none"/>
                                <w:dstrike w:val="false"/>
                                <w:strike w:val="false"/>
                                <w:i w:val="false"/>
                                <w:vertAlign w:val="baseline"/>
                                <w:position w:val="0"/>
                                <w:szCs w:val="20"/>
                                <w:bCs w:val="false"/>
                                <w:iCs w:val="false"/>
                                <w:smallCaps w:val="false"/>
                                <w:caps w:val="false"/>
                                <w:spacing w:val="-7"/>
                                <w:rFonts w:cs="" w:cstheme="minorBidi" w:ascii="Calibri" w:hAnsi="Calibri" w:eastAsia="Calibri"/>
                                <w:color w:val="404040"/>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Management</w:t>
                            </w:r>
                          </w:p>
                        </w:txbxContent>
                      </v:textbox>
                      <w10:wrap type="square"/>
                      <v:fill o:detectmouseclick="t" on="false"/>
                      <v:stroke color="#3465a4" joinstyle="round" endcap="flat"/>
                    </v:rect>
                    <v:rect id="shape_0" stroked="f" style="position:absolute;left:400;top:-5031;width:1011;height:13;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Arial" w:hAnsi="Arial" w:eastAsia="Calibri"/>
                                <w:color w:val="00B0F0"/>
                              </w:rPr>
                              <w:t>Admin</w:t>
                            </w:r>
                            <w:r>
                              <w:rPr>
                                <w:sz w:val="20"/>
                                <w:b w:val="false"/>
                                <w:u w:val="none"/>
                                <w:dstrike w:val="false"/>
                                <w:strike w:val="false"/>
                                <w:i w:val="false"/>
                                <w:vertAlign w:val="baseline"/>
                                <w:position w:val="0"/>
                                <w:szCs w:val="20"/>
                                <w:bCs w:val="false"/>
                                <w:iCs w:val="false"/>
                                <w:smallCaps w:val="false"/>
                                <w:caps w:val="false"/>
                                <w:spacing w:val="-7"/>
                                <w:rFonts w:cs="" w:cstheme="minorBidi" w:ascii="Arial" w:hAnsi="Arial" w:eastAsia="Calibri"/>
                                <w:color w:val="00B0F0"/>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Arial" w:hAnsi="Arial" w:eastAsia="Calibri"/>
                                <w:color w:val="00B0F0"/>
                              </w:rPr>
                              <w:t>Users</w:t>
                            </w:r>
                          </w:p>
                        </w:txbxContent>
                      </v:textbox>
                      <w10:wrap type="square"/>
                      <v:fill o:detectmouseclick="t" on="false"/>
                      <v:stroke color="#3465a4" joinstyle="round" endcap="flat"/>
                    </v:rect>
                    <v:rect id="shape_0" stroked="f" style="position:absolute;left:3980;top:-5027;width:1176;height:14;mso-position-vertical:top">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Developer</w:t>
                            </w:r>
                            <w:r>
                              <w:rPr>
                                <w:sz w:val="20"/>
                                <w:b w:val="false"/>
                                <w:u w:val="none"/>
                                <w:dstrike w:val="false"/>
                                <w:strike w:val="false"/>
                                <w:i w:val="false"/>
                                <w:vertAlign w:val="baseline"/>
                                <w:position w:val="0"/>
                                <w:szCs w:val="20"/>
                                <w:bCs w:val="false"/>
                                <w:iCs w:val="false"/>
                                <w:smallCaps w:val="false"/>
                                <w:caps w:val="false"/>
                                <w:spacing w:val="-6"/>
                                <w:rFonts w:cs="" w:cstheme="minorBidi" w:ascii="Calibri" w:hAnsi="Calibri" w:eastAsia="Calibri"/>
                                <w:color w:val="404040"/>
                              </w:rPr>
                              <w:t xml:space="preserve"> </w:t>
                            </w:r>
                            <w:r>
                              <w:rPr>
                                <w:sz w:val="20"/>
                                <w:b w:val="false"/>
                                <w:u w:val="none"/>
                                <w:dstrike w:val="false"/>
                                <w:strike w:val="false"/>
                                <w:i w:val="false"/>
                                <w:vertAlign w:val="baseline"/>
                                <w:position w:val="0"/>
                                <w:szCs w:val="20"/>
                                <w:bCs w:val="false"/>
                                <w:iCs w:val="false"/>
                                <w:smallCaps w:val="false"/>
                                <w:caps w:val="false"/>
                                <w:spacing w:val="0"/>
                                <w:rFonts w:cs="" w:cstheme="minorBidi" w:ascii="Calibri" w:hAnsi="Calibri" w:eastAsia="Calibri"/>
                                <w:color w:val="404040"/>
                              </w:rPr>
                              <w:t>Panel</w:t>
                            </w:r>
                          </w:p>
                        </w:txbxContent>
                      </v:textbox>
                      <w10:wrap type="square"/>
                      <v:fill o:detectmouseclick="t" on="false"/>
                      <v:stroke color="#3465a4" joinstyle="round" endcap="flat"/>
                    </v:rect>
                    <v:rect id="shape_0" stroked="f" style="position:absolute;left:6385;top:-5025;width:1503;height:8;mso-position-vertical:top">
                      <v:textbox>
                        <w:txbxContent>
                          <w:p>
                            <w:pPr>
                              <w:overflowPunct w:val="false"/>
                              <w:spacing w:before="0" w:after="0" w:lineRule="auto" w:line="240"/>
                              <w:jc w:val="left"/>
                              <w:rPr/>
                            </w:pPr>
                            <w:r>
                              <w:rPr>
                                <w:sz w:val="11"/>
                                <w:b w:val="false"/>
                                <w:u w:val="none"/>
                                <w:dstrike w:val="false"/>
                                <w:strike w:val="false"/>
                                <w:i w:val="false"/>
                                <w:vertAlign w:val="baseline"/>
                                <w:position w:val="0"/>
                                <w:spacing w:val="0"/>
                                <w:szCs w:val="11"/>
                                <w:bCs w:val="false"/>
                                <w:iCs w:val="false"/>
                                <w:smallCaps w:val="false"/>
                                <w:caps w:val="false"/>
                                <w:rFonts w:cs="" w:cstheme="minorBidi" w:ascii="Calibri" w:hAnsi="Calibri" w:eastAsia="Calibri"/>
                                <w:color w:val="404040"/>
                              </w:rPr>
                              <w:t>General</w:t>
                            </w:r>
                            <w:r>
                              <w:rPr>
                                <w:sz w:val="11"/>
                                <w:b w:val="false"/>
                                <w:u w:val="none"/>
                                <w:dstrike w:val="false"/>
                                <w:strike w:val="false"/>
                                <w:i w:val="false"/>
                                <w:vertAlign w:val="baseline"/>
                                <w:position w:val="0"/>
                                <w:szCs w:val="11"/>
                                <w:bCs w:val="false"/>
                                <w:iCs w:val="false"/>
                                <w:smallCaps w:val="false"/>
                                <w:caps w:val="false"/>
                                <w:spacing w:val="-2"/>
                                <w:rFonts w:cs="" w:cstheme="minorBidi" w:ascii="Calibri" w:hAnsi="Calibri" w:eastAsia="Calibri"/>
                                <w:color w:val="404040"/>
                              </w:rPr>
                              <w:t xml:space="preserve"> </w:t>
                            </w:r>
                            <w:r>
                              <w:rPr>
                                <w:sz w:val="11"/>
                                <w:b w:val="false"/>
                                <w:u w:val="none"/>
                                <w:dstrike w:val="false"/>
                                <w:strike w:val="false"/>
                                <w:i w:val="false"/>
                                <w:vertAlign w:val="baseline"/>
                                <w:position w:val="0"/>
                                <w:szCs w:val="11"/>
                                <w:bCs w:val="false"/>
                                <w:iCs w:val="false"/>
                                <w:smallCaps w:val="false"/>
                                <w:caps w:val="false"/>
                                <w:spacing w:val="0"/>
                                <w:rFonts w:cs="" w:cstheme="minorBidi" w:ascii="Calibri" w:hAnsi="Calibri" w:eastAsia="Calibri"/>
                                <w:color w:val="404040"/>
                              </w:rPr>
                              <w:t>Management</w:t>
                            </w:r>
                            <w:r>
                              <w:rPr>
                                <w:sz w:val="11"/>
                                <w:b w:val="false"/>
                                <w:u w:val="none"/>
                                <w:dstrike w:val="false"/>
                                <w:strike w:val="false"/>
                                <w:i w:val="false"/>
                                <w:vertAlign w:val="baseline"/>
                                <w:position w:val="0"/>
                                <w:szCs w:val="11"/>
                                <w:bCs w:val="false"/>
                                <w:iCs w:val="false"/>
                                <w:smallCaps w:val="false"/>
                                <w:caps w:val="false"/>
                                <w:spacing w:val="-5"/>
                                <w:rFonts w:cs="" w:cstheme="minorBidi" w:ascii="Calibri" w:hAnsi="Calibri" w:eastAsia="Calibri"/>
                                <w:color w:val="404040"/>
                              </w:rPr>
                              <w:t xml:space="preserve"> </w:t>
                            </w:r>
                            <w:r>
                              <w:rPr>
                                <w:sz w:val="11"/>
                                <w:b w:val="false"/>
                                <w:u w:val="none"/>
                                <w:dstrike w:val="false"/>
                                <w:strike w:val="false"/>
                                <w:i w:val="false"/>
                                <w:vertAlign w:val="baseline"/>
                                <w:position w:val="0"/>
                                <w:szCs w:val="11"/>
                                <w:bCs w:val="false"/>
                                <w:iCs w:val="false"/>
                                <w:smallCaps w:val="false"/>
                                <w:caps w:val="false"/>
                                <w:spacing w:val="0"/>
                                <w:rFonts w:cs="" w:cstheme="minorBidi" w:ascii="Calibri" w:hAnsi="Calibri" w:eastAsia="Calibri"/>
                                <w:color w:val="404040"/>
                              </w:rPr>
                              <w:t>(Django</w:t>
                            </w:r>
                            <w:r>
                              <w:rPr>
                                <w:sz w:val="11"/>
                                <w:b w:val="false"/>
                                <w:u w:val="none"/>
                                <w:dstrike w:val="false"/>
                                <w:strike w:val="false"/>
                                <w:i w:val="false"/>
                                <w:vertAlign w:val="baseline"/>
                                <w:position w:val="0"/>
                                <w:szCs w:val="11"/>
                                <w:bCs w:val="false"/>
                                <w:iCs w:val="false"/>
                                <w:smallCaps w:val="false"/>
                                <w:caps w:val="false"/>
                                <w:spacing w:val="-2"/>
                                <w:rFonts w:cs="" w:cstheme="minorBidi" w:ascii="Calibri" w:hAnsi="Calibri" w:eastAsia="Calibri"/>
                                <w:color w:val="404040"/>
                              </w:rPr>
                              <w:t xml:space="preserve"> </w:t>
                            </w:r>
                            <w:r>
                              <w:rPr>
                                <w:sz w:val="11"/>
                                <w:b w:val="false"/>
                                <w:u w:val="none"/>
                                <w:dstrike w:val="false"/>
                                <w:strike w:val="false"/>
                                <w:i w:val="false"/>
                                <w:vertAlign w:val="baseline"/>
                                <w:position w:val="0"/>
                                <w:szCs w:val="11"/>
                                <w:bCs w:val="false"/>
                                <w:iCs w:val="false"/>
                                <w:smallCaps w:val="false"/>
                                <w:caps w:val="false"/>
                                <w:spacing w:val="0"/>
                                <w:rFonts w:cs="" w:cstheme="minorBidi" w:ascii="Calibri" w:hAnsi="Calibri" w:eastAsia="Calibri"/>
                                <w:color w:val="404040"/>
                              </w:rPr>
                              <w:t>Admin)</w:t>
                            </w:r>
                          </w:p>
                        </w:txbxContent>
                      </v:textbox>
                      <w10:wrap type="square"/>
                      <v:fill o:detectmouseclick="t" on="false"/>
                      <v:stroke color="#3465a4" joinstyle="round" endcap="flat"/>
                    </v:rect>
                  </v:group>
                </w:pict>
              </mc:Fallback>
            </mc:AlternateContent>
          </w:r>
        </w:p>
        <w:p>
          <w:pPr>
            <w:pStyle w:val="TextBody"/>
            <w:spacing w:before="7" w:after="0"/>
            <w:rPr>
              <w:sz w:val="7"/>
            </w:rPr>
          </w:pPr>
          <w:r>
            <w:rPr>
              <w:sz w:val="7"/>
            </w:rPr>
          </w:r>
        </w:p>
        <w:p>
          <w:pPr>
            <w:pStyle w:val="Normal"/>
            <w:spacing w:before="95" w:after="0"/>
            <w:ind w:left="373" w:right="550" w:hanging="0"/>
            <w:jc w:val="center"/>
            <w:rPr/>
          </w:pPr>
          <w:r>
            <w:rPr>
              <w:b/>
            </w:rPr>
            <w:t xml:space="preserve">Figure 1: </w:t>
          </w:r>
          <w:r>
            <w:rPr/>
            <w:t>Current structure of ADAM</w:t>
          </w:r>
        </w:p>
        <w:p>
          <w:pPr>
            <w:pStyle w:val="TextBody"/>
            <w:spacing w:before="4" w:after="0"/>
            <w:rPr>
              <w:sz w:val="31"/>
            </w:rPr>
          </w:pPr>
          <w:r>
            <w:rPr>
              <w:sz w:val="31"/>
            </w:rPr>
          </w:r>
        </w:p>
        <w:p>
          <w:pPr>
            <w:pStyle w:val="Heading1"/>
            <w:numPr>
              <w:ilvl w:val="0"/>
              <w:numId w:val="3"/>
            </w:numPr>
            <w:tabs>
              <w:tab w:val="clear" w:pos="720"/>
              <w:tab w:val="left" w:pos="586" w:leader="none"/>
              <w:tab w:val="left" w:pos="587" w:leader="none"/>
            </w:tabs>
            <w:ind w:left="586" w:hanging="432"/>
            <w:rPr/>
          </w:pPr>
          <w:bookmarkStart w:id="9" w:name="ADAM_Tutorial"/>
          <w:bookmarkStart w:id="10" w:name="_bookmark5"/>
          <w:bookmarkEnd w:id="9"/>
          <w:bookmarkEnd w:id="10"/>
          <w:r>
            <w:rPr/>
            <w:t>ADAM</w:t>
          </w:r>
          <w:r>
            <w:rPr>
              <w:spacing w:val="1"/>
            </w:rPr>
            <w:t xml:space="preserve"> </w:t>
          </w:r>
          <w:r>
            <w:rPr>
              <w:spacing w:val="-5"/>
            </w:rPr>
            <w:t>Tutorial</w:t>
          </w:r>
        </w:p>
        <w:p>
          <w:pPr>
            <w:pStyle w:val="Heading2"/>
            <w:numPr>
              <w:ilvl w:val="1"/>
              <w:numId w:val="3"/>
            </w:numPr>
            <w:tabs>
              <w:tab w:val="clear" w:pos="720"/>
              <w:tab w:val="left" w:pos="693" w:leader="none"/>
              <w:tab w:val="left" w:pos="694" w:leader="none"/>
            </w:tabs>
            <w:spacing w:before="271" w:after="0"/>
            <w:ind w:left="693" w:hanging="539"/>
            <w:rPr/>
          </w:pPr>
          <w:bookmarkStart w:id="11" w:name="Structure_and_Goals"/>
          <w:bookmarkStart w:id="12" w:name="_bookmark6"/>
          <w:bookmarkEnd w:id="11"/>
          <w:bookmarkEnd w:id="12"/>
          <w:r>
            <w:rPr/>
            <w:t>Structure and</w:t>
          </w:r>
          <w:r>
            <w:rPr>
              <w:spacing w:val="-3"/>
            </w:rPr>
            <w:t xml:space="preserve"> </w:t>
          </w:r>
          <w:r>
            <w:rPr/>
            <w:t>Goals</w:t>
          </w:r>
        </w:p>
        <w:p>
          <w:pPr>
            <w:pStyle w:val="TextBody"/>
            <w:spacing w:lineRule="auto" w:line="280" w:before="203" w:after="0"/>
            <w:ind w:left="155" w:right="333" w:hanging="0"/>
            <w:jc w:val="both"/>
            <w:rPr/>
          </w:pPr>
          <w:r>
            <w:rPr/>
            <w:t>For</w:t>
          </w:r>
          <w:r>
            <w:rPr>
              <w:spacing w:val="-10"/>
            </w:rPr>
            <w:t xml:space="preserve"> </w:t>
          </w:r>
          <w:r>
            <w:rPr/>
            <w:t>any</w:t>
          </w:r>
          <w:r>
            <w:rPr>
              <w:spacing w:val="-10"/>
            </w:rPr>
            <w:t xml:space="preserve"> </w:t>
          </w:r>
          <w:r>
            <w:rPr/>
            <w:t>users</w:t>
          </w:r>
          <w:r>
            <w:rPr>
              <w:spacing w:val="-10"/>
            </w:rPr>
            <w:t xml:space="preserve"> </w:t>
          </w:r>
          <w:r>
            <w:rPr/>
            <w:t>who</w:t>
          </w:r>
          <w:r>
            <w:rPr>
              <w:spacing w:val="-10"/>
            </w:rPr>
            <w:t xml:space="preserve"> </w:t>
          </w:r>
          <w:r>
            <w:rPr/>
            <w:t>are</w:t>
          </w:r>
          <w:r>
            <w:rPr>
              <w:spacing w:val="-10"/>
            </w:rPr>
            <w:t xml:space="preserve"> </w:t>
          </w:r>
          <w:r>
            <w:rPr/>
            <w:t>new</w:t>
          </w:r>
          <w:r>
            <w:rPr>
              <w:spacing w:val="-10"/>
            </w:rPr>
            <w:t xml:space="preserve"> </w:t>
          </w:r>
          <w:r>
            <w:rPr/>
            <w:t>to</w:t>
          </w:r>
          <w:r>
            <w:rPr>
              <w:spacing w:val="-10"/>
            </w:rPr>
            <w:t xml:space="preserve"> </w:t>
          </w:r>
          <w:r>
            <w:rPr/>
            <w:t>ADAM,</w:t>
          </w:r>
          <w:r>
            <w:rPr>
              <w:spacing w:val="-10"/>
            </w:rPr>
            <w:t xml:space="preserve"> </w:t>
          </w:r>
          <w:r>
            <w:rPr/>
            <w:t>the</w:t>
          </w:r>
          <w:r>
            <w:rPr>
              <w:spacing w:val="-10"/>
            </w:rPr>
            <w:t xml:space="preserve"> </w:t>
          </w:r>
          <w:r>
            <w:rPr/>
            <w:t>tutorial</w:t>
          </w:r>
          <w:r>
            <w:rPr>
              <w:spacing w:val="-10"/>
            </w:rPr>
            <w:t xml:space="preserve"> </w:t>
          </w:r>
          <w:r>
            <w:rPr/>
            <w:t>module</w:t>
          </w:r>
          <w:r>
            <w:rPr>
              <w:spacing w:val="-9"/>
            </w:rPr>
            <w:t xml:space="preserve"> </w:t>
          </w:r>
          <w:r>
            <w:rPr/>
            <w:t>should</w:t>
          </w:r>
          <w:r>
            <w:rPr>
              <w:spacing w:val="-10"/>
            </w:rPr>
            <w:t xml:space="preserve"> </w:t>
          </w:r>
          <w:r>
            <w:rPr/>
            <w:t>be</w:t>
          </w:r>
          <w:r>
            <w:rPr>
              <w:spacing w:val="-10"/>
            </w:rPr>
            <w:t xml:space="preserve"> </w:t>
          </w:r>
          <w:r>
            <w:rPr/>
            <w:t>the</w:t>
          </w:r>
          <w:r>
            <w:rPr>
              <w:spacing w:val="-10"/>
            </w:rPr>
            <w:t xml:space="preserve"> </w:t>
          </w:r>
          <w:r>
            <w:rPr/>
            <w:t>first</w:t>
          </w:r>
          <w:r>
            <w:rPr>
              <w:spacing w:val="-10"/>
            </w:rPr>
            <w:t xml:space="preserve"> </w:t>
          </w:r>
          <w:r>
            <w:rPr/>
            <w:t>site</w:t>
          </w:r>
          <w:r>
            <w:rPr>
              <w:spacing w:val="-10"/>
            </w:rPr>
            <w:t xml:space="preserve"> </w:t>
          </w:r>
          <w:r>
            <w:rPr/>
            <w:t>to</w:t>
          </w:r>
          <w:r>
            <w:rPr>
              <w:spacing w:val="-10"/>
            </w:rPr>
            <w:t xml:space="preserve"> </w:t>
          </w:r>
          <w:r>
            <w:rPr/>
            <w:t>visit.</w:t>
          </w:r>
          <w:r>
            <w:rPr>
              <w:spacing w:val="5"/>
            </w:rPr>
            <w:t xml:space="preserve"> </w:t>
          </w:r>
          <w:r>
            <w:rPr/>
            <w:t>The</w:t>
          </w:r>
          <w:r>
            <w:rPr>
              <w:spacing w:val="-10"/>
            </w:rPr>
            <w:t xml:space="preserve"> </w:t>
          </w:r>
          <w:r>
            <w:rPr>
              <w:spacing w:val="-4"/>
            </w:rPr>
            <w:t xml:space="preserve">ADAM </w:t>
          </w:r>
          <w:r>
            <w:rPr/>
            <w:t>tutorial</w:t>
          </w:r>
          <w:r>
            <w:rPr>
              <w:spacing w:val="-6"/>
            </w:rPr>
            <w:t xml:space="preserve"> </w:t>
          </w:r>
          <w:r>
            <w:rPr/>
            <w:t>module</w:t>
          </w:r>
          <w:r>
            <w:rPr>
              <w:spacing w:val="-6"/>
            </w:rPr>
            <w:t xml:space="preserve"> </w:t>
          </w:r>
          <w:r>
            <w:rPr/>
            <w:t>can</w:t>
          </w:r>
          <w:r>
            <w:rPr>
              <w:spacing w:val="-6"/>
            </w:rPr>
            <w:t xml:space="preserve"> </w:t>
          </w:r>
          <w:r>
            <w:rPr/>
            <w:t>be</w:t>
          </w:r>
          <w:r>
            <w:rPr>
              <w:spacing w:val="-5"/>
            </w:rPr>
            <w:t xml:space="preserve"> </w:t>
          </w:r>
          <w:r>
            <w:rPr/>
            <w:t>accessed</w:t>
          </w:r>
          <w:r>
            <w:rPr>
              <w:spacing w:val="-6"/>
            </w:rPr>
            <w:t xml:space="preserve"> </w:t>
          </w:r>
          <w:r>
            <w:rPr/>
            <w:t>via</w:t>
          </w:r>
          <w:r>
            <w:rPr>
              <w:spacing w:val="-6"/>
            </w:rPr>
            <w:t xml:space="preserve"> </w:t>
          </w:r>
          <w:r>
            <w:rPr/>
            <w:t>the</w:t>
          </w:r>
          <w:r>
            <w:rPr>
              <w:spacing w:val="-5"/>
            </w:rPr>
            <w:t xml:space="preserve"> </w:t>
          </w:r>
          <w:r>
            <w:rPr/>
            <w:t>button</w:t>
          </w:r>
          <w:r>
            <w:rPr>
              <w:spacing w:val="-6"/>
            </w:rPr>
            <w:t xml:space="preserve"> </w:t>
          </w:r>
          <w:r>
            <w:rPr>
              <w:rFonts w:ascii="Courier New" w:hAnsi="Courier New"/>
            </w:rPr>
            <w:t>TUTORIAL</w:t>
          </w:r>
          <w:r>
            <w:rPr>
              <w:rFonts w:ascii="Courier New" w:hAnsi="Courier New"/>
              <w:spacing w:val="-83"/>
            </w:rPr>
            <w:t xml:space="preserve"> </w:t>
          </w:r>
          <w:r>
            <w:rPr/>
            <w:t>on</w:t>
          </w:r>
          <w:r>
            <w:rPr>
              <w:spacing w:val="-6"/>
            </w:rPr>
            <w:t xml:space="preserve"> </w:t>
          </w:r>
          <w:r>
            <w:rPr/>
            <w:t>the</w:t>
          </w:r>
          <w:r>
            <w:rPr>
              <w:spacing w:val="-5"/>
            </w:rPr>
            <w:t xml:space="preserve"> </w:t>
          </w:r>
          <w:r>
            <w:rPr/>
            <w:t>Home</w:t>
          </w:r>
          <w:r>
            <w:rPr>
              <w:spacing w:val="-6"/>
            </w:rPr>
            <w:t xml:space="preserve"> </w:t>
          </w:r>
          <w:r>
            <w:rPr/>
            <w:t>page.</w:t>
          </w:r>
          <w:r>
            <w:rPr>
              <w:spacing w:val="6"/>
            </w:rPr>
            <w:t xml:space="preserve"> </w:t>
          </w:r>
          <w:r>
            <w:rPr>
              <w:spacing w:val="-3"/>
            </w:rPr>
            <w:t>Currently,</w:t>
          </w:r>
          <w:r>
            <w:rPr>
              <w:spacing w:val="-6"/>
            </w:rPr>
            <w:t xml:space="preserve"> </w:t>
          </w:r>
          <w:r>
            <w:rPr/>
            <w:t>ADAM</w:t>
          </w:r>
          <w:r>
            <w:rPr>
              <w:spacing w:val="-5"/>
            </w:rPr>
            <w:t xml:space="preserve"> </w:t>
          </w:r>
          <w:r>
            <w:rPr/>
            <w:t xml:space="preserve">has two simple examples, </w:t>
          </w:r>
          <w:r>
            <w:rPr>
              <w:i/>
            </w:rPr>
            <w:t xml:space="preserve">Biogas from Waste </w:t>
          </w:r>
          <w:r>
            <w:rPr/>
            <w:t xml:space="preserve">and </w:t>
          </w:r>
          <w:r>
            <w:rPr>
              <w:i/>
            </w:rPr>
            <w:t>Custom Model</w:t>
          </w:r>
          <w:r>
            <w:rPr/>
            <w:t xml:space="preserve">. The second example is built upon </w:t>
          </w:r>
          <w:r>
            <w:rPr>
              <w:spacing w:val="-5"/>
            </w:rPr>
            <w:t xml:space="preserve">the </w:t>
          </w:r>
          <w:r>
            <w:rPr/>
            <w:t>first one. Each example is decomposed into two preliminary sheets explaining the input and</w:t>
          </w:r>
          <w:r>
            <w:rPr>
              <w:spacing w:val="-33"/>
            </w:rPr>
            <w:t xml:space="preserve"> </w:t>
          </w:r>
          <w:r>
            <w:rPr/>
            <w:t xml:space="preserve">output data, and six steps for establishing the model, including </w:t>
          </w:r>
          <w:r>
            <w:rPr>
              <w:i/>
            </w:rPr>
            <w:t xml:space="preserve">Model </w:t>
          </w:r>
          <w:r>
            <w:rPr>
              <w:i/>
              <w:spacing w:val="-5"/>
            </w:rPr>
            <w:t xml:space="preserve">Type, </w:t>
          </w:r>
          <w:r>
            <w:rPr>
              <w:i/>
            </w:rPr>
            <w:t xml:space="preserve">Supply Data, </w:t>
          </w:r>
          <w:r>
            <w:rPr>
              <w:i/>
              <w:spacing w:val="-3"/>
            </w:rPr>
            <w:t xml:space="preserve">Technology </w:t>
          </w:r>
          <w:r>
            <w:rPr>
              <w:i/>
            </w:rPr>
            <w:t xml:space="preserve">Data, Consumer Data, </w:t>
          </w:r>
          <w:r>
            <w:rPr>
              <w:i/>
              <w:spacing w:val="-3"/>
            </w:rPr>
            <w:t xml:space="preserve">Transport </w:t>
          </w:r>
          <w:r>
            <w:rPr>
              <w:i/>
            </w:rPr>
            <w:t>Data, and Run Model</w:t>
          </w:r>
          <w:r>
            <w:rPr/>
            <w:t xml:space="preserve">. </w:t>
          </w:r>
          <w:r>
            <w:rPr>
              <w:spacing w:val="-11"/>
            </w:rPr>
            <w:t xml:space="preserve">We </w:t>
          </w:r>
          <w:r>
            <w:rPr/>
            <w:t>note that in the dashboard when users establish their models, the same steps will be</w:t>
          </w:r>
          <w:r>
            <w:rPr>
              <w:spacing w:val="-10"/>
            </w:rPr>
            <w:t xml:space="preserve"> </w:t>
          </w:r>
          <w:r>
            <w:rPr/>
            <w:t>followed.</w:t>
          </w:r>
        </w:p>
        <w:p>
          <w:pPr>
            <w:pStyle w:val="TextBody"/>
            <w:spacing w:lineRule="auto" w:line="280"/>
            <w:ind w:left="155" w:right="333" w:firstLine="338"/>
            <w:jc w:val="both"/>
            <w:rPr/>
          </w:pPr>
          <w:r>
            <w:rPr/>
            <w:t xml:space="preserve">The first example, </w:t>
          </w:r>
          <w:r>
            <w:rPr>
              <w:i/>
            </w:rPr>
            <w:t>Biogas from Waste</w:t>
          </w:r>
          <w:r>
            <w:rPr/>
            <w:t xml:space="preserve">, is a static one where all input data are fixed and presented step-by-step, and pre-solved results are shown in step 6. The second example, </w:t>
          </w:r>
          <w:r>
            <w:rPr>
              <w:i/>
            </w:rPr>
            <w:t>Custom Model</w:t>
          </w:r>
          <w:r>
            <w:rPr/>
            <w:t xml:space="preserve">, is </w:t>
          </w:r>
          <w:r>
            <w:rPr>
              <w:spacing w:val="-12"/>
            </w:rPr>
            <w:t xml:space="preserve">a </w:t>
          </w:r>
          <w:r>
            <w:rPr/>
            <w:t>dynamic one, where users can change some input data. The model will be solved instantaneously, which</w:t>
          </w:r>
          <w:r>
            <w:rPr>
              <w:spacing w:val="-14"/>
            </w:rPr>
            <w:t xml:space="preserve"> </w:t>
          </w:r>
          <w:r>
            <w:rPr/>
            <w:t>normally</w:t>
          </w:r>
          <w:r>
            <w:rPr>
              <w:spacing w:val="-13"/>
            </w:rPr>
            <w:t xml:space="preserve"> </w:t>
          </w:r>
          <w:r>
            <w:rPr/>
            <w:t>takes</w:t>
          </w:r>
          <w:r>
            <w:rPr>
              <w:spacing w:val="-13"/>
            </w:rPr>
            <w:t xml:space="preserve"> </w:t>
          </w:r>
          <w:r>
            <w:rPr/>
            <w:t>tens</w:t>
          </w:r>
          <w:r>
            <w:rPr>
              <w:spacing w:val="-13"/>
            </w:rPr>
            <w:t xml:space="preserve"> </w:t>
          </w:r>
          <w:r>
            <w:rPr/>
            <w:t>of</w:t>
          </w:r>
          <w:r>
            <w:rPr>
              <w:spacing w:val="-13"/>
            </w:rPr>
            <w:t xml:space="preserve"> </w:t>
          </w:r>
          <w:r>
            <w:rPr/>
            <w:t>seconds</w:t>
          </w:r>
          <w:r>
            <w:rPr>
              <w:spacing w:val="-13"/>
            </w:rPr>
            <w:t xml:space="preserve"> </w:t>
          </w:r>
          <w:r>
            <w:rPr/>
            <w:t>to</w:t>
          </w:r>
          <w:r>
            <w:rPr>
              <w:spacing w:val="-13"/>
            </w:rPr>
            <w:t xml:space="preserve"> </w:t>
          </w:r>
          <w:r>
            <w:rPr/>
            <w:t>several</w:t>
          </w:r>
          <w:r>
            <w:rPr>
              <w:spacing w:val="-13"/>
            </w:rPr>
            <w:t xml:space="preserve"> </w:t>
          </w:r>
          <w:r>
            <w:rPr/>
            <w:t>minutes,</w:t>
          </w:r>
          <w:r>
            <w:rPr>
              <w:spacing w:val="-12"/>
            </w:rPr>
            <w:t xml:space="preserve"> </w:t>
          </w:r>
          <w:r>
            <w:rPr/>
            <w:t>and</w:t>
          </w:r>
          <w:r>
            <w:rPr>
              <w:spacing w:val="-13"/>
            </w:rPr>
            <w:t xml:space="preserve"> </w:t>
          </w:r>
          <w:r>
            <w:rPr/>
            <w:t>users</w:t>
          </w:r>
          <w:r>
            <w:rPr>
              <w:spacing w:val="-13"/>
            </w:rPr>
            <w:t xml:space="preserve"> </w:t>
          </w:r>
          <w:r>
            <w:rPr/>
            <w:t>will</w:t>
          </w:r>
          <w:r>
            <w:rPr>
              <w:spacing w:val="-13"/>
            </w:rPr>
            <w:t xml:space="preserve"> </w:t>
          </w:r>
          <w:r>
            <w:rPr/>
            <w:t>be</w:t>
          </w:r>
          <w:r>
            <w:rPr>
              <w:spacing w:val="-13"/>
            </w:rPr>
            <w:t xml:space="preserve"> </w:t>
          </w:r>
          <w:r>
            <w:rPr/>
            <w:t>redirected</w:t>
          </w:r>
          <w:r>
            <w:rPr>
              <w:spacing w:val="-13"/>
            </w:rPr>
            <w:t xml:space="preserve"> </w:t>
          </w:r>
          <w:r>
            <w:rPr/>
            <w:t>to</w:t>
          </w:r>
          <w:r>
            <w:rPr>
              <w:spacing w:val="-13"/>
            </w:rPr>
            <w:t xml:space="preserve"> </w:t>
          </w:r>
          <w:r>
            <w:rPr/>
            <w:t>another</w:t>
          </w:r>
          <w:r>
            <w:rPr>
              <w:spacing w:val="-13"/>
            </w:rPr>
            <w:t xml:space="preserve"> </w:t>
          </w:r>
          <w:r>
            <w:rPr>
              <w:spacing w:val="-3"/>
            </w:rPr>
            <w:t xml:space="preserve">page </w:t>
          </w:r>
          <w:r>
            <w:rPr/>
            <w:t>to view results after the model is successfully</w:t>
          </w:r>
          <w:r>
            <w:rPr>
              <w:spacing w:val="-12"/>
            </w:rPr>
            <w:t xml:space="preserve"> </w:t>
          </w:r>
          <w:r>
            <w:rPr/>
            <w:t>solved.</w:t>
          </w:r>
        </w:p>
        <w:p>
          <w:pPr>
            <w:pStyle w:val="TextBody"/>
            <w:spacing w:lineRule="auto" w:line="280"/>
            <w:ind w:left="156" w:right="333" w:firstLine="338"/>
            <w:jc w:val="both"/>
            <w:rPr/>
          </w:pPr>
          <w:r>
            <w:rPr/>
            <w:t xml:space="preserve">The current structure of the tutorial module is shown below in Figure </w:t>
          </w:r>
          <w:hyperlink w:anchor="_bookmark7">
            <w:r>
              <w:rPr>
                <w:color w:val="0000FF"/>
              </w:rPr>
              <w:t>2</w:t>
            </w:r>
          </w:hyperlink>
          <w:r>
            <w:rPr/>
            <w:t>, as explained. More examples are under development and will be published in the future.</w:t>
          </w:r>
        </w:p>
        <w:p>
          <w:pPr>
            <w:pStyle w:val="TextBody"/>
            <w:spacing w:lineRule="exact" w:line="273"/>
            <w:ind w:left="494" w:hanging="0"/>
            <w:jc w:val="both"/>
            <w:rPr/>
          </w:pPr>
          <w:r>
            <w:rPr/>
            <w:t>The tutorial is designed to achieve the following goals.</w:t>
          </w:r>
        </w:p>
        <w:p>
          <w:pPr>
            <w:sectPr>
              <w:headerReference w:type="default" r:id="rId30"/>
              <w:footerReference w:type="default" r:id="rId31"/>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lineRule="auto" w:line="280" w:before="226" w:after="0"/>
            <w:ind w:left="701" w:right="335" w:hanging="546"/>
            <w:rPr/>
          </w:pPr>
          <w:r>
            <w:rPr/>
            <w:t>to present the core functions of ADAM, i.e. the ability to establish, solve and visualize systems OWM problems using logistic network modeling and</w:t>
          </w:r>
          <w:r>
            <w:rPr>
              <w:spacing w:val="-14"/>
            </w:rPr>
            <w:t xml:space="preserve"> </w:t>
          </w:r>
          <w:r>
            <w:rPr/>
            <w:t>optimization;</w:t>
          </w:r>
        </w:p>
        <w:p>
          <w:pPr>
            <w:pStyle w:val="TextBody"/>
            <w:rPr>
              <w:sz w:val="20"/>
            </w:rPr>
          </w:pPr>
          <w:r>
            <w:rPr>
              <w:sz w:val="20"/>
            </w:rPr>
          </w:r>
        </w:p>
        <w:p>
          <w:pPr>
            <w:pStyle w:val="TextBody"/>
            <w:spacing w:before="1" w:after="0"/>
            <w:rPr>
              <w:sz w:val="20"/>
            </w:rPr>
          </w:pPr>
          <w:r>
            <w:rPr>
              <w:sz w:val="20"/>
            </w:rPr>
          </w:r>
        </w:p>
        <w:p>
          <w:pPr>
            <w:pStyle w:val="TextBody"/>
            <w:spacing w:lineRule="auto" w:line="247" w:before="97" w:after="0"/>
            <w:ind w:left="5438" w:right="1554" w:hanging="0"/>
            <w:rPr>
              <w:rFonts w:ascii="Arial" w:hAnsi="Arial"/>
            </w:rPr>
          </w:pPr>
          <w:bookmarkStart w:id="13" w:name="_bookmark7"/>
          <w:bookmarkEnd w:id="13"/>
          <w:r>
            <mc:AlternateContent>
              <mc:Choice Requires="wps">
                <w:drawing>
                  <wp:anchor behindDoc="0" distT="0" distB="0" distL="114300" distR="114300" simplePos="0" locked="0" layoutInCell="0" allowOverlap="1" relativeHeight="159">
                    <wp:simplePos x="0" y="0"/>
                    <wp:positionH relativeFrom="page">
                      <wp:posOffset>-5080</wp:posOffset>
                    </wp:positionH>
                    <wp:positionV relativeFrom="paragraph">
                      <wp:posOffset>635</wp:posOffset>
                    </wp:positionV>
                    <wp:extent cx="1270" cy="1270"/>
                    <wp:effectExtent l="0" t="0" r="0" b="0"/>
                    <wp:wrapNone/>
                    <wp:docPr id="16" name=""/>
                    <a:graphic xmlns:a="http://schemas.openxmlformats.org/drawingml/2006/main">
                      <a:graphicData uri="http://schemas.microsoft.com/office/word/2010/wordprocessingShape">
                        <wps:wsp>
                          <wps:cNvSpPr/>
                          <wps:spPr>
                            <a:xfrm>
                              <a:off x="0" y="0"/>
                              <a:ext cx="720" cy="720"/>
                            </a:xfrm>
                            <a:prstGeom prst="rect">
                              <a:avLst/>
                            </a:prstGeom>
                            <a:noFill/>
                            <a:ln w="12240">
                              <a:solidFill>
                                <a:srgbClr val="a9d18e"/>
                              </a:solidFill>
                              <a:round/>
                            </a:ln>
                          </wps:spPr>
                          <wps:style>
                            <a:lnRef idx="0"/>
                            <a:fillRef idx="0"/>
                            <a:effectRef idx="0"/>
                            <a:fontRef idx="minor"/>
                          </wps:style>
                          <wps:bodyPr/>
                        </wps:wsp>
                      </a:graphicData>
                    </a:graphic>
                  </wp:anchor>
                </w:drawing>
              </mc:Choice>
              <mc:Fallback>
                <w:pict/>
              </mc:Fallback>
            </mc:AlternateContent>
          </w:r>
          <w:r>
            <w:rPr>
              <w:rFonts w:ascii="Arial" w:hAnsi="Arial"/>
              <w:color w:val="8FAADC"/>
            </w:rPr>
            <w:t>P</w:t>
          </w:r>
          <w:r>
            <w:rPr>
              <w:rFonts w:ascii="Arial" w:hAnsi="Arial"/>
              <w:color w:val="8FAADC"/>
            </w:rPr>
            <w:t>relim: input &amp; output data Step1: model type</w:t>
          </w:r>
        </w:p>
        <w:p>
          <w:pPr>
            <w:pStyle w:val="TextBody"/>
            <w:spacing w:lineRule="auto" w:line="252" w:before="11" w:after="0"/>
            <w:ind w:left="5438" w:right="2294" w:hanging="0"/>
            <w:rPr>
              <w:rFonts w:ascii="Arial" w:hAnsi="Arial"/>
            </w:rPr>
          </w:pPr>
          <w:r>
            <mc:AlternateContent>
              <mc:Choice Requires="wpg">
                <w:drawing>
                  <wp:anchor behindDoc="1" distT="0" distB="0" distL="0" distR="0" simplePos="0" locked="0" layoutInCell="0" allowOverlap="1" relativeHeight="49">
                    <wp:simplePos x="0" y="0"/>
                    <wp:positionH relativeFrom="page">
                      <wp:posOffset>822960</wp:posOffset>
                    </wp:positionH>
                    <wp:positionV relativeFrom="paragraph">
                      <wp:posOffset>34925</wp:posOffset>
                    </wp:positionV>
                    <wp:extent cx="2949575" cy="1871980"/>
                    <wp:effectExtent l="0" t="0" r="0" b="0"/>
                    <wp:wrapNone/>
                    <wp:docPr id="17" name="Image9"/>
                    <a:graphic xmlns:a="http://schemas.openxmlformats.org/drawingml/2006/main">
                      <a:graphicData uri="http://schemas.microsoft.com/office/word/2010/wordprocessingGroup">
                        <wpg:wgp>
                          <wpg:cNvGrpSpPr/>
                          <wpg:grpSpPr>
                            <a:xfrm>
                              <a:off x="0" y="0"/>
                              <a:ext cx="2949120" cy="1871280"/>
                            </a:xfrm>
                          </wpg:grpSpPr>
                          <pic:pic xmlns:pic="http://schemas.openxmlformats.org/drawingml/2006/picture">
                            <pic:nvPicPr>
                              <pic:cNvPr id="30" name="" descr=""/>
                              <pic:cNvPicPr/>
                            </pic:nvPicPr>
                            <pic:blipFill>
                              <a:blip r:embed="rId14"/>
                              <a:stretch/>
                            </pic:blipFill>
                            <pic:spPr>
                              <a:xfrm>
                                <a:off x="0" y="21600"/>
                                <a:ext cx="614160" cy="13320"/>
                              </a:xfrm>
                              <a:prstGeom prst="rect">
                                <a:avLst/>
                              </a:prstGeom>
                              <a:ln w="0">
                                <a:noFill/>
                              </a:ln>
                            </pic:spPr>
                          </pic:pic>
                          <pic:pic xmlns:pic="http://schemas.openxmlformats.org/drawingml/2006/picture">
                            <pic:nvPicPr>
                              <pic:cNvPr id="31" name="" descr=""/>
                              <pic:cNvPicPr/>
                            </pic:nvPicPr>
                            <pic:blipFill>
                              <a:blip r:embed="rId15"/>
                              <a:stretch/>
                            </pic:blipFill>
                            <pic:spPr>
                              <a:xfrm>
                                <a:off x="15120" y="22320"/>
                                <a:ext cx="583560" cy="13320"/>
                              </a:xfrm>
                              <a:prstGeom prst="rect">
                                <a:avLst/>
                              </a:prstGeom>
                              <a:ln w="0">
                                <a:noFill/>
                              </a:ln>
                            </pic:spPr>
                          </pic:pic>
                          <wps:wsp>
                            <wps:cNvSpPr/>
                            <wps:spPr>
                              <a:xfrm>
                                <a:off x="1120320" y="1842120"/>
                                <a:ext cx="568800" cy="11520"/>
                              </a:xfrm>
                              <a:custGeom>
                                <a:avLst/>
                                <a:gdLst/>
                                <a:ahLst/>
                                <a:rect l="l" t="t" r="r" b="b"/>
                                <a:pathLst>
                                  <a:path w="2467" h="1080">
                                    <a:moveTo>
                                      <a:pt x="2286" y="0"/>
                                    </a:moveTo>
                                    <a:lnTo>
                                      <a:pt x="180" y="0"/>
                                    </a:lnTo>
                                    <a:lnTo>
                                      <a:pt x="109" y="14"/>
                                    </a:lnTo>
                                    <a:lnTo>
                                      <a:pt x="53" y="53"/>
                                    </a:lnTo>
                                    <a:lnTo>
                                      <a:pt x="14" y="111"/>
                                    </a:lnTo>
                                    <a:lnTo>
                                      <a:pt x="0" y="180"/>
                                    </a:lnTo>
                                    <a:lnTo>
                                      <a:pt x="0" y="899"/>
                                    </a:lnTo>
                                    <a:lnTo>
                                      <a:pt x="14" y="970"/>
                                    </a:lnTo>
                                    <a:lnTo>
                                      <a:pt x="53" y="1026"/>
                                    </a:lnTo>
                                    <a:lnTo>
                                      <a:pt x="109" y="1065"/>
                                    </a:lnTo>
                                    <a:lnTo>
                                      <a:pt x="180" y="1079"/>
                                    </a:lnTo>
                                    <a:lnTo>
                                      <a:pt x="2286" y="1079"/>
                                    </a:lnTo>
                                    <a:lnTo>
                                      <a:pt x="2357" y="1065"/>
                                    </a:lnTo>
                                    <a:lnTo>
                                      <a:pt x="2413" y="1026"/>
                                    </a:lnTo>
                                    <a:lnTo>
                                      <a:pt x="2452" y="970"/>
                                    </a:lnTo>
                                    <a:lnTo>
                                      <a:pt x="2466" y="899"/>
                                    </a:lnTo>
                                    <a:lnTo>
                                      <a:pt x="2466" y="180"/>
                                    </a:lnTo>
                                    <a:lnTo>
                                      <a:pt x="2452" y="111"/>
                                    </a:lnTo>
                                    <a:lnTo>
                                      <a:pt x="2413" y="53"/>
                                    </a:lnTo>
                                    <a:lnTo>
                                      <a:pt x="2357" y="14"/>
                                    </a:lnTo>
                                    <a:lnTo>
                                      <a:pt x="2286"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32" name="" descr=""/>
                              <pic:cNvPicPr/>
                            </pic:nvPicPr>
                            <pic:blipFill>
                              <a:blip r:embed="rId32"/>
                              <a:stretch/>
                            </pic:blipFill>
                            <pic:spPr>
                              <a:xfrm>
                                <a:off x="792000" y="720"/>
                                <a:ext cx="1081440" cy="11520"/>
                              </a:xfrm>
                              <a:prstGeom prst="rect">
                                <a:avLst/>
                              </a:prstGeom>
                              <a:ln w="0">
                                <a:noFill/>
                              </a:ln>
                            </pic:spPr>
                          </pic:pic>
                          <pic:pic xmlns:pic="http://schemas.openxmlformats.org/drawingml/2006/picture">
                            <pic:nvPicPr>
                              <pic:cNvPr id="33" name="" descr=""/>
                              <pic:cNvPicPr/>
                            </pic:nvPicPr>
                            <pic:blipFill>
                              <a:blip r:embed="rId33"/>
                              <a:stretch/>
                            </pic:blipFill>
                            <pic:spPr>
                              <a:xfrm>
                                <a:off x="766440" y="0"/>
                                <a:ext cx="1121400" cy="14040"/>
                              </a:xfrm>
                              <a:prstGeom prst="rect">
                                <a:avLst/>
                              </a:prstGeom>
                              <a:ln w="0">
                                <a:noFill/>
                              </a:ln>
                            </pic:spPr>
                          </pic:pic>
                          <wps:wsp>
                            <wps:cNvSpPr/>
                            <wps:spPr>
                              <a:xfrm>
                                <a:off x="1913400" y="1821240"/>
                                <a:ext cx="1035720" cy="9360"/>
                              </a:xfrm>
                              <a:custGeom>
                                <a:avLst/>
                                <a:gdLst/>
                                <a:ahLst/>
                                <a:rect l="l" t="t" r="r" b="b"/>
                                <a:pathLst>
                                  <a:path w="4494" h="927">
                                    <a:moveTo>
                                      <a:pt x="4340" y="0"/>
                                    </a:moveTo>
                                    <a:lnTo>
                                      <a:pt x="153" y="0"/>
                                    </a:lnTo>
                                    <a:lnTo>
                                      <a:pt x="93" y="12"/>
                                    </a:lnTo>
                                    <a:lnTo>
                                      <a:pt x="46" y="46"/>
                                    </a:lnTo>
                                    <a:lnTo>
                                      <a:pt x="12" y="93"/>
                                    </a:lnTo>
                                    <a:lnTo>
                                      <a:pt x="0" y="153"/>
                                    </a:lnTo>
                                    <a:lnTo>
                                      <a:pt x="0" y="772"/>
                                    </a:lnTo>
                                    <a:lnTo>
                                      <a:pt x="12" y="832"/>
                                    </a:lnTo>
                                    <a:lnTo>
                                      <a:pt x="46" y="881"/>
                                    </a:lnTo>
                                    <a:lnTo>
                                      <a:pt x="93" y="914"/>
                                    </a:lnTo>
                                    <a:lnTo>
                                      <a:pt x="153" y="926"/>
                                    </a:lnTo>
                                    <a:lnTo>
                                      <a:pt x="4340" y="926"/>
                                    </a:lnTo>
                                    <a:lnTo>
                                      <a:pt x="4400" y="914"/>
                                    </a:lnTo>
                                    <a:lnTo>
                                      <a:pt x="4449" y="881"/>
                                    </a:lnTo>
                                    <a:lnTo>
                                      <a:pt x="4481" y="832"/>
                                    </a:lnTo>
                                    <a:lnTo>
                                      <a:pt x="4493" y="772"/>
                                    </a:lnTo>
                                    <a:lnTo>
                                      <a:pt x="4493" y="153"/>
                                    </a:lnTo>
                                    <a:lnTo>
                                      <a:pt x="4481" y="93"/>
                                    </a:lnTo>
                                    <a:lnTo>
                                      <a:pt x="4449" y="46"/>
                                    </a:lnTo>
                                    <a:lnTo>
                                      <a:pt x="4400" y="12"/>
                                    </a:lnTo>
                                    <a:lnTo>
                                      <a:pt x="4340" y="0"/>
                                    </a:lnTo>
                                    <a:close/>
                                  </a:path>
                                </a:pathLst>
                              </a:custGeom>
                              <a:solidFill>
                                <a:srgbClr val="f2f2f2"/>
                              </a:solidFill>
                              <a:ln w="0">
                                <a:noFill/>
                              </a:ln>
                            </wps:spPr>
                            <wps:style>
                              <a:lnRef idx="0"/>
                              <a:fillRef idx="0"/>
                              <a:effectRef idx="0"/>
                              <a:fontRef idx="minor"/>
                            </wps:style>
                            <wps:bodyPr/>
                          </wps:wsp>
                          <wps:wsp>
                            <wps:cNvSpPr/>
                            <wps:spPr>
                              <a:xfrm>
                                <a:off x="1689120" y="1824840"/>
                                <a:ext cx="221040" cy="23040"/>
                              </a:xfrm>
                              <a:custGeom>
                                <a:avLst/>
                                <a:gdLst/>
                                <a:ahLst/>
                                <a:rect l="l" t="t" r="r" b="b"/>
                                <a:pathLst>
                                  <a:path w="959" h="2188">
                                    <a:moveTo>
                                      <a:pt x="462" y="2155"/>
                                    </a:moveTo>
                                    <a:lnTo>
                                      <a:pt x="0" y="2155"/>
                                    </a:lnTo>
                                    <a:lnTo>
                                      <a:pt x="0" y="2187"/>
                                    </a:lnTo>
                                    <a:lnTo>
                                      <a:pt x="496" y="2187"/>
                                    </a:lnTo>
                                    <a:lnTo>
                                      <a:pt x="496" y="2171"/>
                                    </a:lnTo>
                                    <a:lnTo>
                                      <a:pt x="462" y="2171"/>
                                    </a:lnTo>
                                    <a:lnTo>
                                      <a:pt x="462" y="2155"/>
                                    </a:lnTo>
                                    <a:moveTo>
                                      <a:pt x="826" y="49"/>
                                    </a:moveTo>
                                    <a:lnTo>
                                      <a:pt x="462" y="49"/>
                                    </a:lnTo>
                                    <a:lnTo>
                                      <a:pt x="462" y="2171"/>
                                    </a:lnTo>
                                    <a:lnTo>
                                      <a:pt x="478" y="2155"/>
                                    </a:lnTo>
                                    <a:lnTo>
                                      <a:pt x="496" y="2155"/>
                                    </a:lnTo>
                                    <a:lnTo>
                                      <a:pt x="496" y="81"/>
                                    </a:lnTo>
                                    <a:lnTo>
                                      <a:pt x="478" y="81"/>
                                    </a:lnTo>
                                    <a:lnTo>
                                      <a:pt x="496" y="65"/>
                                    </a:lnTo>
                                    <a:lnTo>
                                      <a:pt x="826" y="65"/>
                                    </a:lnTo>
                                    <a:lnTo>
                                      <a:pt x="826" y="49"/>
                                    </a:lnTo>
                                    <a:moveTo>
                                      <a:pt x="496" y="2155"/>
                                    </a:moveTo>
                                    <a:lnTo>
                                      <a:pt x="478" y="2155"/>
                                    </a:lnTo>
                                    <a:lnTo>
                                      <a:pt x="462" y="2171"/>
                                    </a:lnTo>
                                    <a:lnTo>
                                      <a:pt x="496" y="2171"/>
                                    </a:lnTo>
                                    <a:lnTo>
                                      <a:pt x="496" y="2155"/>
                                    </a:lnTo>
                                    <a:moveTo>
                                      <a:pt x="826" y="0"/>
                                    </a:moveTo>
                                    <a:lnTo>
                                      <a:pt x="826" y="132"/>
                                    </a:lnTo>
                                    <a:lnTo>
                                      <a:pt x="924" y="81"/>
                                    </a:lnTo>
                                    <a:lnTo>
                                      <a:pt x="847" y="81"/>
                                    </a:lnTo>
                                    <a:lnTo>
                                      <a:pt x="847" y="49"/>
                                    </a:lnTo>
                                    <a:lnTo>
                                      <a:pt x="924" y="49"/>
                                    </a:lnTo>
                                    <a:lnTo>
                                      <a:pt x="826" y="0"/>
                                    </a:lnTo>
                                    <a:moveTo>
                                      <a:pt x="496" y="65"/>
                                    </a:moveTo>
                                    <a:lnTo>
                                      <a:pt x="478" y="81"/>
                                    </a:lnTo>
                                    <a:lnTo>
                                      <a:pt x="496" y="81"/>
                                    </a:lnTo>
                                    <a:lnTo>
                                      <a:pt x="496" y="65"/>
                                    </a:lnTo>
                                    <a:moveTo>
                                      <a:pt x="826" y="65"/>
                                    </a:moveTo>
                                    <a:lnTo>
                                      <a:pt x="496" y="65"/>
                                    </a:lnTo>
                                    <a:lnTo>
                                      <a:pt x="496" y="81"/>
                                    </a:lnTo>
                                    <a:lnTo>
                                      <a:pt x="826" y="81"/>
                                    </a:lnTo>
                                    <a:lnTo>
                                      <a:pt x="826" y="65"/>
                                    </a:lnTo>
                                    <a:moveTo>
                                      <a:pt x="924" y="49"/>
                                    </a:moveTo>
                                    <a:lnTo>
                                      <a:pt x="847" y="49"/>
                                    </a:lnTo>
                                    <a:lnTo>
                                      <a:pt x="847" y="81"/>
                                    </a:lnTo>
                                    <a:lnTo>
                                      <a:pt x="924" y="81"/>
                                    </a:lnTo>
                                    <a:lnTo>
                                      <a:pt x="958" y="65"/>
                                    </a:lnTo>
                                    <a:lnTo>
                                      <a:pt x="924" y="49"/>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34" name="" descr=""/>
                              <pic:cNvPicPr/>
                            </pic:nvPicPr>
                            <pic:blipFill>
                              <a:blip r:embed="rId32"/>
                              <a:stretch/>
                            </pic:blipFill>
                            <pic:spPr>
                              <a:xfrm>
                                <a:off x="792000" y="41400"/>
                                <a:ext cx="1081440" cy="11520"/>
                              </a:xfrm>
                              <a:prstGeom prst="rect">
                                <a:avLst/>
                              </a:prstGeom>
                              <a:ln w="0">
                                <a:noFill/>
                              </a:ln>
                            </pic:spPr>
                          </pic:pic>
                          <pic:pic xmlns:pic="http://schemas.openxmlformats.org/drawingml/2006/picture">
                            <pic:nvPicPr>
                              <pic:cNvPr id="35" name="" descr=""/>
                              <pic:cNvPicPr/>
                            </pic:nvPicPr>
                            <pic:blipFill>
                              <a:blip r:embed="rId34"/>
                              <a:stretch/>
                            </pic:blipFill>
                            <pic:spPr>
                              <a:xfrm>
                                <a:off x="862920" y="40680"/>
                                <a:ext cx="929160" cy="13320"/>
                              </a:xfrm>
                              <a:prstGeom prst="rect">
                                <a:avLst/>
                              </a:prstGeom>
                              <a:ln w="0">
                                <a:noFill/>
                              </a:ln>
                            </pic:spPr>
                          </pic:pic>
                          <wps:wsp>
                            <wps:cNvSpPr/>
                            <wps:spPr>
                              <a:xfrm>
                                <a:off x="1913400" y="1861920"/>
                                <a:ext cx="1035720" cy="9360"/>
                              </a:xfrm>
                              <a:custGeom>
                                <a:avLst/>
                                <a:gdLst/>
                                <a:ahLst/>
                                <a:rect l="l" t="t" r="r" b="b"/>
                                <a:pathLst>
                                  <a:path w="4494" h="928">
                                    <a:moveTo>
                                      <a:pt x="4340" y="0"/>
                                    </a:moveTo>
                                    <a:lnTo>
                                      <a:pt x="153" y="0"/>
                                    </a:lnTo>
                                    <a:lnTo>
                                      <a:pt x="93" y="12"/>
                                    </a:lnTo>
                                    <a:lnTo>
                                      <a:pt x="46" y="46"/>
                                    </a:lnTo>
                                    <a:lnTo>
                                      <a:pt x="12" y="95"/>
                                    </a:lnTo>
                                    <a:lnTo>
                                      <a:pt x="0" y="155"/>
                                    </a:lnTo>
                                    <a:lnTo>
                                      <a:pt x="0" y="774"/>
                                    </a:lnTo>
                                    <a:lnTo>
                                      <a:pt x="12" y="834"/>
                                    </a:lnTo>
                                    <a:lnTo>
                                      <a:pt x="46" y="883"/>
                                    </a:lnTo>
                                    <a:lnTo>
                                      <a:pt x="93" y="917"/>
                                    </a:lnTo>
                                    <a:lnTo>
                                      <a:pt x="153" y="927"/>
                                    </a:lnTo>
                                    <a:lnTo>
                                      <a:pt x="4340" y="927"/>
                                    </a:lnTo>
                                    <a:lnTo>
                                      <a:pt x="4400" y="917"/>
                                    </a:lnTo>
                                    <a:lnTo>
                                      <a:pt x="4449" y="883"/>
                                    </a:lnTo>
                                    <a:lnTo>
                                      <a:pt x="4481" y="834"/>
                                    </a:lnTo>
                                    <a:lnTo>
                                      <a:pt x="4493" y="774"/>
                                    </a:lnTo>
                                    <a:lnTo>
                                      <a:pt x="4493" y="155"/>
                                    </a:lnTo>
                                    <a:lnTo>
                                      <a:pt x="4481" y="95"/>
                                    </a:lnTo>
                                    <a:lnTo>
                                      <a:pt x="4449" y="46"/>
                                    </a:lnTo>
                                    <a:lnTo>
                                      <a:pt x="4400" y="12"/>
                                    </a:lnTo>
                                    <a:lnTo>
                                      <a:pt x="4340" y="0"/>
                                    </a:lnTo>
                                    <a:close/>
                                  </a:path>
                                </a:pathLst>
                              </a:custGeom>
                              <a:solidFill>
                                <a:srgbClr val="f2f2f2"/>
                              </a:solidFill>
                              <a:ln w="0">
                                <a:noFill/>
                              </a:ln>
                            </wps:spPr>
                            <wps:style>
                              <a:lnRef idx="0"/>
                              <a:fillRef idx="0"/>
                              <a:effectRef idx="0"/>
                              <a:fontRef idx="minor"/>
                            </wps:style>
                            <wps:bodyPr/>
                          </wps:wsp>
                          <wps:wsp>
                            <wps:cNvSpPr/>
                            <wps:spPr>
                              <a:xfrm>
                                <a:off x="1689120" y="1847880"/>
                                <a:ext cx="221040" cy="19800"/>
                              </a:xfrm>
                              <a:custGeom>
                                <a:avLst/>
                                <a:gdLst/>
                                <a:ahLst/>
                                <a:rect l="l" t="t" r="r" b="b"/>
                                <a:pathLst>
                                  <a:path w="959" h="1872">
                                    <a:moveTo>
                                      <a:pt x="826" y="1738"/>
                                    </a:moveTo>
                                    <a:lnTo>
                                      <a:pt x="826" y="1871"/>
                                    </a:lnTo>
                                    <a:lnTo>
                                      <a:pt x="924" y="1822"/>
                                    </a:lnTo>
                                    <a:lnTo>
                                      <a:pt x="847" y="1822"/>
                                    </a:lnTo>
                                    <a:lnTo>
                                      <a:pt x="847" y="1787"/>
                                    </a:lnTo>
                                    <a:lnTo>
                                      <a:pt x="924" y="1787"/>
                                    </a:lnTo>
                                    <a:lnTo>
                                      <a:pt x="826" y="1738"/>
                                    </a:lnTo>
                                    <a:moveTo>
                                      <a:pt x="462" y="16"/>
                                    </a:moveTo>
                                    <a:lnTo>
                                      <a:pt x="462" y="1822"/>
                                    </a:lnTo>
                                    <a:lnTo>
                                      <a:pt x="826" y="1822"/>
                                    </a:lnTo>
                                    <a:lnTo>
                                      <a:pt x="826" y="1806"/>
                                    </a:lnTo>
                                    <a:lnTo>
                                      <a:pt x="496" y="1806"/>
                                    </a:lnTo>
                                    <a:lnTo>
                                      <a:pt x="478" y="1787"/>
                                    </a:lnTo>
                                    <a:lnTo>
                                      <a:pt x="496" y="1787"/>
                                    </a:lnTo>
                                    <a:lnTo>
                                      <a:pt x="496" y="34"/>
                                    </a:lnTo>
                                    <a:lnTo>
                                      <a:pt x="478" y="34"/>
                                    </a:lnTo>
                                    <a:lnTo>
                                      <a:pt x="462" y="16"/>
                                    </a:lnTo>
                                    <a:moveTo>
                                      <a:pt x="924" y="1787"/>
                                    </a:moveTo>
                                    <a:lnTo>
                                      <a:pt x="847" y="1787"/>
                                    </a:lnTo>
                                    <a:lnTo>
                                      <a:pt x="847" y="1822"/>
                                    </a:lnTo>
                                    <a:lnTo>
                                      <a:pt x="924" y="1822"/>
                                    </a:lnTo>
                                    <a:lnTo>
                                      <a:pt x="958" y="1806"/>
                                    </a:lnTo>
                                    <a:lnTo>
                                      <a:pt x="924" y="1787"/>
                                    </a:lnTo>
                                    <a:moveTo>
                                      <a:pt x="496" y="1787"/>
                                    </a:moveTo>
                                    <a:lnTo>
                                      <a:pt x="478" y="1787"/>
                                    </a:lnTo>
                                    <a:lnTo>
                                      <a:pt x="496" y="1806"/>
                                    </a:lnTo>
                                    <a:lnTo>
                                      <a:pt x="496" y="1787"/>
                                    </a:lnTo>
                                    <a:moveTo>
                                      <a:pt x="826" y="1787"/>
                                    </a:moveTo>
                                    <a:lnTo>
                                      <a:pt x="496" y="1787"/>
                                    </a:lnTo>
                                    <a:lnTo>
                                      <a:pt x="496" y="1806"/>
                                    </a:lnTo>
                                    <a:lnTo>
                                      <a:pt x="826" y="1806"/>
                                    </a:lnTo>
                                    <a:lnTo>
                                      <a:pt x="826" y="1787"/>
                                    </a:lnTo>
                                    <a:moveTo>
                                      <a:pt x="496" y="0"/>
                                    </a:moveTo>
                                    <a:lnTo>
                                      <a:pt x="0" y="0"/>
                                    </a:lnTo>
                                    <a:lnTo>
                                      <a:pt x="0" y="34"/>
                                    </a:lnTo>
                                    <a:lnTo>
                                      <a:pt x="462" y="34"/>
                                    </a:lnTo>
                                    <a:lnTo>
                                      <a:pt x="462" y="16"/>
                                    </a:lnTo>
                                    <a:lnTo>
                                      <a:pt x="496" y="16"/>
                                    </a:lnTo>
                                    <a:lnTo>
                                      <a:pt x="496" y="0"/>
                                    </a:lnTo>
                                    <a:moveTo>
                                      <a:pt x="496" y="16"/>
                                    </a:moveTo>
                                    <a:lnTo>
                                      <a:pt x="462" y="16"/>
                                    </a:lnTo>
                                    <a:lnTo>
                                      <a:pt x="478" y="34"/>
                                    </a:lnTo>
                                    <a:lnTo>
                                      <a:pt x="496" y="34"/>
                                    </a:lnTo>
                                    <a:lnTo>
                                      <a:pt x="496" y="16"/>
                                    </a:lnTo>
                                    <a:close/>
                                  </a:path>
                                </a:pathLst>
                              </a:custGeom>
                              <a:solidFill>
                                <a:srgbClr val="a9d18e"/>
                              </a:solidFill>
                              <a:ln w="0">
                                <a:noFill/>
                              </a:ln>
                            </wps:spPr>
                            <wps:style>
                              <a:lnRef idx="0"/>
                              <a:fillRef idx="0"/>
                              <a:effectRef idx="0"/>
                              <a:fontRef idx="minor"/>
                            </wps:style>
                            <wps:bodyPr/>
                          </wps:wsp>
                          <wps:wsp>
                            <wps:cNvSpPr/>
                            <wps:spPr>
                              <a:xfrm>
                                <a:off x="853920" y="2520"/>
                                <a:ext cx="936720" cy="64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30"/>
                                      <w:b w:val="false"/>
                                      <w:u w:val="none"/>
                                      <w:dstrike w:val="false"/>
                                      <w:strike w:val="false"/>
                                      <w:i w:val="false"/>
                                      <w:vertAlign w:val="baseline"/>
                                      <w:position w:val="0"/>
                                      <w:spacing w:val="0"/>
                                      <w:szCs w:val="30"/>
                                      <w:bCs w:val="false"/>
                                      <w:iCs w:val="false"/>
                                      <w:smallCaps w:val="false"/>
                                      <w:caps w:val="false"/>
                                      <w:rFonts w:cs="" w:cstheme="minorBidi" w:ascii="Calibri" w:hAnsi="Calibri" w:eastAsia="Calibri"/>
                                      <w:color w:val="404040"/>
                                    </w:rPr>
                                    <w:t>Biogas from Waste</w:t>
                                  </w:r>
                                </w:p>
                              </w:txbxContent>
                            </wps:txbx>
                            <wps:bodyPr lIns="0" rIns="0" tIns="0" bIns="0">
                              <a:noAutofit/>
                            </wps:bodyPr>
                          </wps:wsp>
                          <wps:wsp>
                            <wps:cNvSpPr/>
                            <wps:spPr>
                              <a:xfrm>
                                <a:off x="100800" y="24120"/>
                                <a:ext cx="396360" cy="64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30"/>
                                      <w:b w:val="false"/>
                                      <w:u w:val="none"/>
                                      <w:dstrike w:val="false"/>
                                      <w:strike w:val="false"/>
                                      <w:i w:val="false"/>
                                      <w:vertAlign w:val="baseline"/>
                                      <w:position w:val="0"/>
                                      <w:spacing w:val="0"/>
                                      <w:szCs w:val="30"/>
                                      <w:bCs w:val="false"/>
                                      <w:iCs w:val="false"/>
                                      <w:smallCaps w:val="false"/>
                                      <w:caps w:val="false"/>
                                      <w:rFonts w:cs="" w:cstheme="minorBidi" w:ascii="Calibri" w:hAnsi="Calibri" w:eastAsia="Calibri"/>
                                      <w:color w:val="404040"/>
                                    </w:rPr>
                                    <w:t>Tutorial</w:t>
                                  </w:r>
                                </w:p>
                              </w:txbxContent>
                            </wps:txbx>
                            <wps:bodyPr lIns="0" rIns="0" tIns="0" bIns="0">
                              <a:noAutofit/>
                            </wps:bodyPr>
                          </wps:wsp>
                          <wps:wsp>
                            <wps:cNvSpPr/>
                            <wps:spPr>
                              <a:xfrm>
                                <a:off x="950040" y="42480"/>
                                <a:ext cx="741600" cy="68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30"/>
                                      <w:b w:val="false"/>
                                      <w:u w:val="none"/>
                                      <w:dstrike w:val="false"/>
                                      <w:strike w:val="false"/>
                                      <w:i w:val="false"/>
                                      <w:vertAlign w:val="baseline"/>
                                      <w:position w:val="0"/>
                                      <w:spacing w:val="0"/>
                                      <w:szCs w:val="30"/>
                                      <w:bCs w:val="false"/>
                                      <w:iCs w:val="false"/>
                                      <w:smallCaps w:val="false"/>
                                      <w:caps w:val="false"/>
                                      <w:rFonts w:cs="" w:cstheme="minorBidi" w:ascii="Calibri" w:hAnsi="Calibri" w:eastAsia="Calibri"/>
                                      <w:color w:val="404040"/>
                                    </w:rPr>
                                    <w:t>Custom Model</w:t>
                                  </w:r>
                                </w:p>
                              </w:txbxContent>
                            </wps:txbx>
                            <wps:bodyPr lIns="0" rIns="0" tIns="0" bIns="0">
                              <a:noAutofit/>
                            </wps:bodyPr>
                          </wps:wsp>
                        </wpg:wgp>
                      </a:graphicData>
                    </a:graphic>
                  </wp:anchor>
                </w:drawing>
              </mc:Choice>
              <mc:Fallback>
                <w:pict>
                  <v:group id="shape_0" alt="Image9" style="position:absolute;margin-left:64.8pt;margin-top:2.75pt;width:232.2pt;height:147.35pt" coordorigin="1296,55" coordsize="4644,2947">
                    <v:shape id="shape_0" stroked="f" style="position:absolute;left:1296;top:89;width:966;height:20;mso-position-horizontal-relative:page" type="shapetype_75">
                      <v:imagedata r:id="rId14" o:detectmouseclick="t"/>
                      <w10:wrap type="none"/>
                      <v:stroke color="#3465a4" joinstyle="round" endcap="flat"/>
                    </v:shape>
                    <v:shape id="shape_0" stroked="f" style="position:absolute;left:1320;top:90;width:918;height:20;mso-position-horizontal-relative:page" type="shapetype_75">
                      <v:imagedata r:id="rId15" o:detectmouseclick="t"/>
                      <w10:wrap type="none"/>
                      <v:stroke color="#3465a4" joinstyle="round" endcap="flat"/>
                    </v:shape>
                    <v:shape id="shape_0" stroked="f" style="position:absolute;left:2543;top:56;width:1702;height:17;mso-position-horizontal-relative:page" type="shapetype_75">
                      <v:imagedata r:id="rId32" o:detectmouseclick="t"/>
                      <w10:wrap type="none"/>
                      <v:stroke color="#3465a4" joinstyle="round" endcap="flat"/>
                    </v:shape>
                    <v:shape id="shape_0" stroked="f" style="position:absolute;left:2503;top:55;width:1765;height:21;mso-position-horizontal-relative:page" type="shapetype_75">
                      <v:imagedata r:id="rId33" o:detectmouseclick="t"/>
                      <w10:wrap type="none"/>
                      <v:stroke color="#3465a4" joinstyle="round" endcap="flat"/>
                    </v:shape>
                    <v:shape id="shape_0" stroked="f" style="position:absolute;left:2543;top:120;width:1702;height:17;mso-position-horizontal-relative:page" type="shapetype_75">
                      <v:imagedata r:id="rId32" o:detectmouseclick="t"/>
                      <w10:wrap type="none"/>
                      <v:stroke color="#3465a4" joinstyle="round" endcap="flat"/>
                    </v:shape>
                    <v:shape id="shape_0" stroked="f" style="position:absolute;left:2655;top:119;width:1462;height:20;mso-position-horizontal-relative:page" type="shapetype_75">
                      <v:imagedata r:id="rId34" o:detectmouseclick="t"/>
                      <w10:wrap type="none"/>
                      <v:stroke color="#3465a4" joinstyle="round" endcap="flat"/>
                    </v:shape>
                    <v:rect id="shape_0" stroked="f" style="position:absolute;left:2641;top:59;width:1474;height:9;mso-position-horizontal-relative:page">
                      <v:textbox>
                        <w:txbxContent>
                          <w:p>
                            <w:pPr>
                              <w:overflowPunct w:val="false"/>
                              <w:spacing w:before="0" w:after="0" w:lineRule="auto" w:line="240"/>
                              <w:jc w:val="left"/>
                              <w:rPr/>
                            </w:pPr>
                            <w:r>
                              <w:rPr>
                                <w:sz w:val="30"/>
                                <w:b w:val="false"/>
                                <w:u w:val="none"/>
                                <w:dstrike w:val="false"/>
                                <w:strike w:val="false"/>
                                <w:i w:val="false"/>
                                <w:vertAlign w:val="baseline"/>
                                <w:position w:val="0"/>
                                <w:spacing w:val="0"/>
                                <w:szCs w:val="30"/>
                                <w:bCs w:val="false"/>
                                <w:iCs w:val="false"/>
                                <w:smallCaps w:val="false"/>
                                <w:caps w:val="false"/>
                                <w:rFonts w:cs="" w:cstheme="minorBidi" w:ascii="Calibri" w:hAnsi="Calibri" w:eastAsia="Calibri"/>
                                <w:color w:val="404040"/>
                              </w:rPr>
                              <w:t>Biogas from Waste</w:t>
                            </w:r>
                          </w:p>
                        </w:txbxContent>
                      </v:textbox>
                      <w10:wrap type="square"/>
                      <v:fill o:detectmouseclick="t" on="false"/>
                      <v:stroke color="#3465a4" joinstyle="round" endcap="flat"/>
                    </v:rect>
                    <v:rect id="shape_0" stroked="f" style="position:absolute;left:1455;top:93;width:623;height:9;mso-position-horizontal-relative:page">
                      <v:textbox>
                        <w:txbxContent>
                          <w:p>
                            <w:pPr>
                              <w:overflowPunct w:val="false"/>
                              <w:spacing w:before="0" w:after="0" w:lineRule="auto" w:line="240"/>
                              <w:jc w:val="left"/>
                              <w:rPr/>
                            </w:pPr>
                            <w:r>
                              <w:rPr>
                                <w:sz w:val="30"/>
                                <w:b w:val="false"/>
                                <w:u w:val="none"/>
                                <w:dstrike w:val="false"/>
                                <w:strike w:val="false"/>
                                <w:i w:val="false"/>
                                <w:vertAlign w:val="baseline"/>
                                <w:position w:val="0"/>
                                <w:spacing w:val="0"/>
                                <w:szCs w:val="30"/>
                                <w:bCs w:val="false"/>
                                <w:iCs w:val="false"/>
                                <w:smallCaps w:val="false"/>
                                <w:caps w:val="false"/>
                                <w:rFonts w:cs="" w:cstheme="minorBidi" w:ascii="Calibri" w:hAnsi="Calibri" w:eastAsia="Calibri"/>
                                <w:color w:val="404040"/>
                              </w:rPr>
                              <w:t>Tutorial</w:t>
                            </w:r>
                          </w:p>
                        </w:txbxContent>
                      </v:textbox>
                      <w10:wrap type="square"/>
                      <v:fill o:detectmouseclick="t" on="false"/>
                      <v:stroke color="#3465a4" joinstyle="round" endcap="flat"/>
                    </v:rect>
                    <v:rect id="shape_0" stroked="f" style="position:absolute;left:2792;top:122;width:1167;height:10;mso-position-horizontal-relative:page">
                      <v:textbox>
                        <w:txbxContent>
                          <w:p>
                            <w:pPr>
                              <w:overflowPunct w:val="false"/>
                              <w:spacing w:before="0" w:after="0" w:lineRule="auto" w:line="240"/>
                              <w:jc w:val="left"/>
                              <w:rPr/>
                            </w:pPr>
                            <w:r>
                              <w:rPr>
                                <w:sz w:val="30"/>
                                <w:b w:val="false"/>
                                <w:u w:val="none"/>
                                <w:dstrike w:val="false"/>
                                <w:strike w:val="false"/>
                                <w:i w:val="false"/>
                                <w:vertAlign w:val="baseline"/>
                                <w:position w:val="0"/>
                                <w:spacing w:val="0"/>
                                <w:szCs w:val="30"/>
                                <w:bCs w:val="false"/>
                                <w:iCs w:val="false"/>
                                <w:smallCaps w:val="false"/>
                                <w:caps w:val="false"/>
                                <w:rFonts w:cs="" w:cstheme="minorBidi" w:ascii="Calibri" w:hAnsi="Calibri" w:eastAsia="Calibri"/>
                                <w:color w:val="404040"/>
                              </w:rPr>
                              <w:t>Custom Model</w:t>
                            </w:r>
                          </w:p>
                        </w:txbxContent>
                      </v:textbox>
                      <w10:wrap type="square"/>
                      <v:fill o:detectmouseclick="t" on="false"/>
                      <v:stroke color="#3465a4" joinstyle="round" endcap="flat"/>
                    </v:rect>
                  </v:group>
                </w:pict>
              </mc:Fallback>
            </mc:AlternateContent>
          </w:r>
          <w:r>
            <w:rPr>
              <w:rFonts w:ascii="Arial" w:hAnsi="Arial"/>
              <w:color w:val="8FAADC"/>
            </w:rPr>
            <w:t>Step2: supply data Step3: technology data Step4: consumer data</w:t>
          </w:r>
        </w:p>
        <w:p>
          <w:pPr>
            <w:pStyle w:val="TextBody"/>
            <w:spacing w:lineRule="auto" w:line="247" w:before="7" w:after="0"/>
            <w:ind w:left="5438" w:right="1554" w:hanging="0"/>
            <w:rPr>
              <w:rFonts w:ascii="Arial" w:hAnsi="Arial"/>
            </w:rPr>
          </w:pPr>
          <w:r>
            <w:rPr>
              <w:rFonts w:ascii="Arial" w:hAnsi="Arial"/>
              <w:color w:val="8FAADC"/>
            </w:rPr>
            <w:t>Step5: transportation data Step6: run model &amp; results</w:t>
          </w:r>
        </w:p>
        <w:p>
          <w:pPr>
            <w:pStyle w:val="TextBody"/>
            <w:rPr>
              <w:rFonts w:ascii="Arial" w:hAnsi="Arial"/>
              <w:sz w:val="28"/>
            </w:rPr>
          </w:pPr>
          <w:r>
            <w:rPr>
              <w:rFonts w:ascii="Arial" w:hAnsi="Arial"/>
              <w:sz w:val="28"/>
            </w:rPr>
          </w:r>
        </w:p>
        <w:p>
          <w:pPr>
            <w:pStyle w:val="TextBody"/>
            <w:spacing w:lineRule="auto" w:line="247"/>
            <w:ind w:left="5438" w:right="1554" w:hanging="0"/>
            <w:rPr>
              <w:rFonts w:ascii="Arial" w:hAnsi="Arial"/>
            </w:rPr>
          </w:pPr>
          <w:r>
            <mc:AlternateContent>
              <mc:Choice Requires="wps">
                <w:drawing>
                  <wp:anchor behindDoc="0" distT="0" distB="0" distL="114300" distR="114300" simplePos="0" locked="0" layoutInCell="0" allowOverlap="1" relativeHeight="176">
                    <wp:simplePos x="0" y="0"/>
                    <wp:positionH relativeFrom="page">
                      <wp:posOffset>-5080</wp:posOffset>
                    </wp:positionH>
                    <wp:positionV relativeFrom="paragraph">
                      <wp:posOffset>635</wp:posOffset>
                    </wp:positionV>
                    <wp:extent cx="1270" cy="1270"/>
                    <wp:effectExtent l="0" t="0" r="0" b="0"/>
                    <wp:wrapNone/>
                    <wp:docPr id="18" name=""/>
                    <a:graphic xmlns:a="http://schemas.openxmlformats.org/drawingml/2006/main">
                      <a:graphicData uri="http://schemas.microsoft.com/office/word/2010/wordprocessingShape">
                        <wps:wsp>
                          <wps:cNvSpPr/>
                          <wps:spPr>
                            <a:xfrm>
                              <a:off x="0" y="0"/>
                              <a:ext cx="720" cy="720"/>
                            </a:xfrm>
                            <a:prstGeom prst="rect">
                              <a:avLst/>
                            </a:prstGeom>
                            <a:noFill/>
                            <a:ln w="12240">
                              <a:solidFill>
                                <a:srgbClr val="a9d18e"/>
                              </a:solidFill>
                              <a:round/>
                            </a:ln>
                          </wps:spPr>
                          <wps:style>
                            <a:lnRef idx="0"/>
                            <a:fillRef idx="0"/>
                            <a:effectRef idx="0"/>
                            <a:fontRef idx="minor"/>
                          </wps:style>
                          <wps:bodyPr/>
                        </wps:wsp>
                      </a:graphicData>
                    </a:graphic>
                  </wp:anchor>
                </w:drawing>
              </mc:Choice>
              <mc:Fallback>
                <w:pict/>
              </mc:Fallback>
            </mc:AlternateContent>
          </w:r>
          <w:r>
            <w:rPr>
              <w:rFonts w:ascii="Arial" w:hAnsi="Arial"/>
              <w:color w:val="8FAADC"/>
            </w:rPr>
            <w:t>P</w:t>
          </w:r>
          <w:r>
            <w:rPr>
              <w:rFonts w:ascii="Arial" w:hAnsi="Arial"/>
              <w:color w:val="8FAADC"/>
            </w:rPr>
            <w:t>relim: input &amp; output data Step1: model type</w:t>
          </w:r>
        </w:p>
        <w:p>
          <w:pPr>
            <w:pStyle w:val="TextBody"/>
            <w:spacing w:lineRule="auto" w:line="252" w:before="11" w:after="0"/>
            <w:ind w:left="5438" w:right="2294" w:hanging="0"/>
            <w:rPr>
              <w:rFonts w:ascii="Arial" w:hAnsi="Arial"/>
            </w:rPr>
          </w:pPr>
          <w:r>
            <mc:AlternateContent>
              <mc:Choice Requires="wpg">
                <w:drawing>
                  <wp:anchor behindDoc="1" distT="0" distB="0" distL="0" distR="0" simplePos="0" locked="0" layoutInCell="0" allowOverlap="1" relativeHeight="50">
                    <wp:simplePos x="0" y="0"/>
                    <wp:positionH relativeFrom="page">
                      <wp:posOffset>6148705</wp:posOffset>
                    </wp:positionH>
                    <wp:positionV relativeFrom="paragraph">
                      <wp:posOffset>407035</wp:posOffset>
                    </wp:positionV>
                    <wp:extent cx="802005" cy="880110"/>
                    <wp:effectExtent l="0" t="0" r="0" b="0"/>
                    <wp:wrapNone/>
                    <wp:docPr id="19" name="Image10"/>
                    <a:graphic xmlns:a="http://schemas.openxmlformats.org/drawingml/2006/main">
                      <a:graphicData uri="http://schemas.microsoft.com/office/word/2010/wordprocessingGroup">
                        <wpg:wgp>
                          <wpg:cNvGrpSpPr/>
                          <wpg:grpSpPr>
                            <a:xfrm>
                              <a:off x="0" y="0"/>
                              <a:ext cx="801360" cy="879480"/>
                            </a:xfrm>
                          </wpg:grpSpPr>
                          <pic:pic xmlns:pic="http://schemas.openxmlformats.org/drawingml/2006/picture">
                            <pic:nvPicPr>
                              <pic:cNvPr id="36" name="" descr=""/>
                              <pic:cNvPicPr/>
                            </pic:nvPicPr>
                            <pic:blipFill>
                              <a:blip r:embed="rId35"/>
                              <a:stretch/>
                            </pic:blipFill>
                            <pic:spPr>
                              <a:xfrm>
                                <a:off x="0" y="0"/>
                                <a:ext cx="801360" cy="793800"/>
                              </a:xfrm>
                              <a:prstGeom prst="rect">
                                <a:avLst/>
                              </a:prstGeom>
                              <a:ln w="0">
                                <a:noFill/>
                              </a:ln>
                            </pic:spPr>
                          </pic:pic>
                          <wps:wsp>
                            <wps:cNvSpPr/>
                            <wps:spPr>
                              <a:xfrm>
                                <a:off x="0" y="0"/>
                                <a:ext cx="801360" cy="87948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 w:cstheme="minorBidi" w:ascii="Arial" w:hAnsi="Arial" w:eastAsia="Calibri"/>
                                      <w:color w:val="000000"/>
                                    </w:rPr>
                                    <w:t>Server</w:t>
                                  </w:r>
                                </w:p>
                              </w:txbxContent>
                            </wps:txbx>
                            <wps:bodyPr lIns="0" rIns="0" tIns="0" bIns="0">
                              <a:noAutofit/>
                            </wps:bodyPr>
                          </wps:wsp>
                        </wpg:wgp>
                      </a:graphicData>
                    </a:graphic>
                  </wp:anchor>
                </w:drawing>
              </mc:Choice>
              <mc:Fallback>
                <w:pict>
                  <v:group id="shape_0" alt="Image10" style="position:absolute;margin-left:484.15pt;margin-top:32.05pt;width:63.1pt;height:69.25pt" coordorigin="9683,641" coordsize="1262,1385">
                    <v:shape id="shape_0" stroked="f" style="position:absolute;left:9683;top:641;width:1261;height:1249;mso-position-horizontal-relative:page" type="shapetype_75">
                      <v:imagedata r:id="rId35" o:detectmouseclick="t"/>
                      <w10:wrap type="none"/>
                      <v:stroke color="#3465a4" joinstyle="round" endcap="flat"/>
                    </v:shape>
                    <v:rect id="shape_0" stroked="f" style="position:absolute;left:9683;top:641;width:1261;height:1384;mso-position-horizontal-relative:page">
                      <v:textbox>
                        <w:txbxContent>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rFonts w:ascii="Calibri" w:hAnsi="Calibri" w:eastAsia="Calibri" w:cs="" w:asciiTheme="minorHAnsi" w:cstheme="minorBidi" w:eastAsiaTheme="minorHAnsi" w:hAnsiTheme="minorHAnsi"/>
                              </w:rPr>
                            </w:r>
                          </w:p>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 w:cstheme="minorBidi" w:ascii="Arial" w:hAnsi="Arial" w:eastAsia="Calibri"/>
                                <w:color w:val="000000"/>
                              </w:rPr>
                              <w:t>Server</w:t>
                            </w:r>
                          </w:p>
                        </w:txbxContent>
                      </v:textbox>
                      <w10:wrap type="square"/>
                      <v:fill o:detectmouseclick="t" on="false"/>
                      <v:stroke color="#3465a4" joinstyle="round" endcap="flat"/>
                    </v:rect>
                  </v:group>
                </w:pict>
              </mc:Fallback>
            </mc:AlternateContent>
          </w:r>
          <w:r>
            <w:rPr>
              <w:rFonts w:ascii="Arial" w:hAnsi="Arial"/>
              <w:color w:val="8FAADC"/>
            </w:rPr>
            <w:t>Step2: supply data Step3: technology data Step4: consumer data</w:t>
          </w:r>
        </w:p>
        <w:p>
          <w:pPr>
            <w:pStyle w:val="TextBody"/>
            <w:spacing w:lineRule="auto" w:line="247" w:before="7" w:after="0"/>
            <w:ind w:left="5438" w:right="1554" w:hanging="0"/>
            <w:rPr>
              <w:rFonts w:ascii="Arial" w:hAnsi="Arial"/>
            </w:rPr>
          </w:pPr>
          <w:r>
            <mc:AlternateContent>
              <mc:Choice Requires="wps">
                <w:drawing>
                  <wp:anchor behindDoc="0" distT="0" distB="0" distL="114300" distR="114300" simplePos="0" locked="0" layoutInCell="0" allowOverlap="1" relativeHeight="177">
                    <wp:simplePos x="0" y="0"/>
                    <wp:positionH relativeFrom="page">
                      <wp:posOffset>5297170</wp:posOffset>
                    </wp:positionH>
                    <wp:positionV relativeFrom="paragraph">
                      <wp:posOffset>222885</wp:posOffset>
                    </wp:positionV>
                    <wp:extent cx="779145" cy="71755"/>
                    <wp:effectExtent l="0" t="0" r="0" b="0"/>
                    <wp:wrapNone/>
                    <wp:docPr id="20" name=""/>
                    <a:graphic xmlns:a="http://schemas.openxmlformats.org/drawingml/2006/main">
                      <a:graphicData uri="http://schemas.microsoft.com/office/word/2010/wordprocessingShape">
                        <wps:wsp>
                          <wps:cNvSpPr/>
                          <wps:spPr>
                            <a:xfrm>
                              <a:off x="0" y="0"/>
                              <a:ext cx="778680" cy="71280"/>
                            </a:xfrm>
                            <a:prstGeom prst="rect">
                              <a:avLst/>
                            </a:prstGeom>
                            <a:solidFill>
                              <a:srgbClr val="a9d18e"/>
                            </a:solidFill>
                            <a:ln w="0">
                              <a:noFill/>
                            </a:ln>
                          </wps:spPr>
                          <wps:style>
                            <a:lnRef idx="0"/>
                            <a:fillRef idx="0"/>
                            <a:effectRef idx="0"/>
                            <a:fontRef idx="minor"/>
                          </wps:style>
                          <wps:bodyPr/>
                        </wps:wsp>
                      </a:graphicData>
                    </a:graphic>
                  </wp:anchor>
                </w:drawing>
              </mc:Choice>
              <mc:Fallback>
                <w:pict/>
              </mc:Fallback>
            </mc:AlternateContent>
          </w:r>
          <w:r>
            <w:rPr>
              <w:rFonts w:ascii="Arial" w:hAnsi="Arial"/>
              <w:color w:val="8FAADC"/>
            </w:rPr>
            <w:t>S</w:t>
          </w:r>
          <w:r>
            <w:rPr>
              <w:rFonts w:ascii="Arial" w:hAnsi="Arial"/>
              <w:color w:val="8FAADC"/>
            </w:rPr>
            <w:t>tep5: transportation data Step6: run model</w:t>
          </w:r>
        </w:p>
        <w:p>
          <w:pPr>
            <w:pStyle w:val="TextBody"/>
            <w:spacing w:before="6" w:after="0"/>
            <w:rPr>
              <w:rFonts w:ascii="Arial" w:hAnsi="Arial"/>
              <w:sz w:val="16"/>
            </w:rPr>
          </w:pPr>
          <w:r>
            <w:rPr>
              <w:rFonts w:ascii="Arial" w:hAnsi="Arial"/>
              <w:sz w:val="16"/>
            </w:rPr>
            <mc:AlternateContent>
              <mc:Choice Requires="wpg">
                <w:drawing>
                  <wp:anchor behindDoc="1" distT="0" distB="0" distL="114300" distR="114300" simplePos="0" locked="0" layoutInCell="0" allowOverlap="1" relativeHeight="51">
                    <wp:simplePos x="0" y="0"/>
                    <wp:positionH relativeFrom="page">
                      <wp:posOffset>4104005</wp:posOffset>
                    </wp:positionH>
                    <wp:positionV relativeFrom="paragraph">
                      <wp:posOffset>145415</wp:posOffset>
                    </wp:positionV>
                    <wp:extent cx="1978660" cy="548640"/>
                    <wp:effectExtent l="0" t="0" r="0" b="0"/>
                    <wp:wrapTopAndBottom/>
                    <wp:docPr id="21" name="Image11"/>
                    <a:graphic xmlns:a="http://schemas.openxmlformats.org/drawingml/2006/main">
                      <a:graphicData uri="http://schemas.microsoft.com/office/word/2010/wordprocessingGroup">
                        <wpg:wgp>
                          <wpg:cNvGrpSpPr/>
                          <wpg:grpSpPr>
                            <a:xfrm>
                              <a:off x="0" y="0"/>
                              <a:ext cx="1978200" cy="547920"/>
                            </a:xfrm>
                          </wpg:grpSpPr>
                          <pic:pic xmlns:pic="http://schemas.openxmlformats.org/drawingml/2006/picture">
                            <pic:nvPicPr>
                              <pic:cNvPr id="37" name="" descr=""/>
                              <pic:cNvPicPr/>
                            </pic:nvPicPr>
                            <pic:blipFill>
                              <a:blip r:embed="rId36"/>
                              <a:stretch/>
                            </pic:blipFill>
                            <pic:spPr>
                              <a:xfrm>
                                <a:off x="0" y="0"/>
                                <a:ext cx="326880" cy="4320"/>
                              </a:xfrm>
                              <a:prstGeom prst="rect">
                                <a:avLst/>
                              </a:prstGeom>
                              <a:ln w="0">
                                <a:noFill/>
                              </a:ln>
                            </pic:spPr>
                          </pic:pic>
                          <pic:pic xmlns:pic="http://schemas.openxmlformats.org/drawingml/2006/picture">
                            <pic:nvPicPr>
                              <pic:cNvPr id="38" name="" descr=""/>
                              <pic:cNvPicPr/>
                            </pic:nvPicPr>
                            <pic:blipFill>
                              <a:blip r:embed="rId37"/>
                              <a:stretch/>
                            </pic:blipFill>
                            <pic:spPr>
                              <a:xfrm>
                                <a:off x="6480" y="0"/>
                                <a:ext cx="307440" cy="4320"/>
                              </a:xfrm>
                              <a:prstGeom prst="rect">
                                <a:avLst/>
                              </a:prstGeom>
                              <a:ln w="0">
                                <a:noFill/>
                              </a:ln>
                            </pic:spPr>
                          </pic:pic>
                          <wps:wsp>
                            <wps:cNvSpPr/>
                            <wps:spPr>
                              <a:xfrm>
                                <a:off x="1423080" y="544320"/>
                                <a:ext cx="307440" cy="3960"/>
                              </a:xfrm>
                              <a:custGeom>
                                <a:avLst/>
                                <a:gdLst/>
                                <a:ahLst/>
                                <a:rect l="l" t="t" r="r" b="b"/>
                                <a:pathLst>
                                  <a:path w="3017" h="1190">
                                    <a:moveTo>
                                      <a:pt x="2818" y="0"/>
                                    </a:moveTo>
                                    <a:lnTo>
                                      <a:pt x="199" y="0"/>
                                    </a:lnTo>
                                    <a:lnTo>
                                      <a:pt x="122" y="16"/>
                                    </a:lnTo>
                                    <a:lnTo>
                                      <a:pt x="58" y="58"/>
                                    </a:lnTo>
                                    <a:lnTo>
                                      <a:pt x="16" y="122"/>
                                    </a:lnTo>
                                    <a:lnTo>
                                      <a:pt x="0" y="199"/>
                                    </a:lnTo>
                                    <a:lnTo>
                                      <a:pt x="0" y="992"/>
                                    </a:lnTo>
                                    <a:lnTo>
                                      <a:pt x="16" y="1069"/>
                                    </a:lnTo>
                                    <a:lnTo>
                                      <a:pt x="58" y="1131"/>
                                    </a:lnTo>
                                    <a:lnTo>
                                      <a:pt x="122" y="1173"/>
                                    </a:lnTo>
                                    <a:lnTo>
                                      <a:pt x="199" y="1189"/>
                                    </a:lnTo>
                                    <a:lnTo>
                                      <a:pt x="2818" y="1189"/>
                                    </a:lnTo>
                                    <a:lnTo>
                                      <a:pt x="2896" y="1173"/>
                                    </a:lnTo>
                                    <a:lnTo>
                                      <a:pt x="2958" y="1131"/>
                                    </a:lnTo>
                                    <a:lnTo>
                                      <a:pt x="3000" y="1069"/>
                                    </a:lnTo>
                                    <a:lnTo>
                                      <a:pt x="3016" y="992"/>
                                    </a:lnTo>
                                    <a:lnTo>
                                      <a:pt x="3016" y="199"/>
                                    </a:lnTo>
                                    <a:lnTo>
                                      <a:pt x="3000" y="122"/>
                                    </a:lnTo>
                                    <a:lnTo>
                                      <a:pt x="2958" y="58"/>
                                    </a:lnTo>
                                    <a:lnTo>
                                      <a:pt x="2896" y="16"/>
                                    </a:lnTo>
                                    <a:lnTo>
                                      <a:pt x="2818" y="0"/>
                                    </a:lnTo>
                                    <a:close/>
                                  </a:path>
                                </a:pathLst>
                              </a:custGeom>
                              <a:solidFill>
                                <a:srgbClr val="f2f2f2"/>
                              </a:solidFill>
                              <a:ln w="0">
                                <a:noFill/>
                              </a:ln>
                            </wps:spPr>
                            <wps:style>
                              <a:lnRef idx="0"/>
                              <a:fillRef idx="0"/>
                              <a:effectRef idx="0"/>
                              <a:fontRef idx="minor"/>
                            </wps:style>
                            <wps:bodyPr/>
                          </wps:wsp>
                          <wps:wsp>
                            <wps:cNvSpPr/>
                            <wps:spPr>
                              <a:xfrm>
                                <a:off x="1753920" y="544680"/>
                                <a:ext cx="224280" cy="1800"/>
                              </a:xfrm>
                              <a:custGeom>
                                <a:avLst/>
                                <a:gdLst/>
                                <a:ahLst/>
                                <a:rect l="l" t="t" r="r" b="b"/>
                                <a:pathLst>
                                  <a:path w="2202" h="689">
                                    <a:moveTo>
                                      <a:pt x="2140" y="0"/>
                                    </a:moveTo>
                                    <a:lnTo>
                                      <a:pt x="2136" y="11"/>
                                    </a:lnTo>
                                    <a:lnTo>
                                      <a:pt x="2132" y="34"/>
                                    </a:lnTo>
                                    <a:lnTo>
                                      <a:pt x="2131" y="64"/>
                                    </a:lnTo>
                                    <a:lnTo>
                                      <a:pt x="2129" y="101"/>
                                    </a:lnTo>
                                    <a:lnTo>
                                      <a:pt x="2125" y="194"/>
                                    </a:lnTo>
                                    <a:lnTo>
                                      <a:pt x="2125" y="210"/>
                                    </a:lnTo>
                                    <a:lnTo>
                                      <a:pt x="2192" y="210"/>
                                    </a:lnTo>
                                    <a:lnTo>
                                      <a:pt x="2192" y="194"/>
                                    </a:lnTo>
                                    <a:lnTo>
                                      <a:pt x="2194" y="104"/>
                                    </a:lnTo>
                                    <a:lnTo>
                                      <a:pt x="2194" y="104"/>
                                    </a:lnTo>
                                    <a:lnTo>
                                      <a:pt x="2196" y="69"/>
                                    </a:lnTo>
                                    <a:lnTo>
                                      <a:pt x="2196" y="69"/>
                                    </a:lnTo>
                                    <a:lnTo>
                                      <a:pt x="2199" y="41"/>
                                    </a:lnTo>
                                    <a:lnTo>
                                      <a:pt x="2199" y="41"/>
                                    </a:lnTo>
                                    <a:lnTo>
                                      <a:pt x="2199" y="30"/>
                                    </a:lnTo>
                                    <a:lnTo>
                                      <a:pt x="2199" y="30"/>
                                    </a:lnTo>
                                    <a:lnTo>
                                      <a:pt x="2201" y="23"/>
                                    </a:lnTo>
                                    <a:lnTo>
                                      <a:pt x="2140" y="0"/>
                                    </a:lnTo>
                                    <a:moveTo>
                                      <a:pt x="2199" y="41"/>
                                    </a:moveTo>
                                    <a:lnTo>
                                      <a:pt x="2199" y="41"/>
                                    </a:lnTo>
                                    <a:moveTo>
                                      <a:pt x="2199" y="39"/>
                                    </a:moveTo>
                                    <a:lnTo>
                                      <a:pt x="2199" y="39"/>
                                    </a:lnTo>
                                    <a:lnTo>
                                      <a:pt x="2199" y="41"/>
                                    </a:lnTo>
                                    <a:lnTo>
                                      <a:pt x="2199" y="39"/>
                                    </a:lnTo>
                                    <a:moveTo>
                                      <a:pt x="2201" y="23"/>
                                    </a:moveTo>
                                    <a:lnTo>
                                      <a:pt x="2199" y="30"/>
                                    </a:lnTo>
                                    <a:lnTo>
                                      <a:pt x="2201" y="26"/>
                                    </a:lnTo>
                                    <a:lnTo>
                                      <a:pt x="2201" y="25"/>
                                    </a:lnTo>
                                    <a:lnTo>
                                      <a:pt x="2201" y="23"/>
                                    </a:lnTo>
                                    <a:moveTo>
                                      <a:pt x="2201" y="26"/>
                                    </a:moveTo>
                                    <a:lnTo>
                                      <a:pt x="2199" y="30"/>
                                    </a:lnTo>
                                    <a:lnTo>
                                      <a:pt x="2199" y="30"/>
                                    </a:lnTo>
                                    <a:lnTo>
                                      <a:pt x="2201" y="26"/>
                                    </a:lnTo>
                                    <a:moveTo>
                                      <a:pt x="2201" y="23"/>
                                    </a:moveTo>
                                    <a:lnTo>
                                      <a:pt x="2201" y="26"/>
                                    </a:lnTo>
                                    <a:lnTo>
                                      <a:pt x="2201" y="25"/>
                                    </a:lnTo>
                                    <a:lnTo>
                                      <a:pt x="2201" y="23"/>
                                    </a:lnTo>
                                    <a:moveTo>
                                      <a:pt x="2039" y="351"/>
                                    </a:moveTo>
                                    <a:lnTo>
                                      <a:pt x="2009" y="362"/>
                                    </a:lnTo>
                                    <a:lnTo>
                                      <a:pt x="2030" y="423"/>
                                    </a:lnTo>
                                    <a:lnTo>
                                      <a:pt x="2064" y="413"/>
                                    </a:lnTo>
                                    <a:lnTo>
                                      <a:pt x="2125" y="385"/>
                                    </a:lnTo>
                                    <a:lnTo>
                                      <a:pt x="2169" y="353"/>
                                    </a:lnTo>
                                    <a:lnTo>
                                      <a:pt x="2037" y="353"/>
                                    </a:lnTo>
                                    <a:lnTo>
                                      <a:pt x="2039" y="351"/>
                                    </a:lnTo>
                                    <a:moveTo>
                                      <a:pt x="2041" y="351"/>
                                    </a:moveTo>
                                    <a:lnTo>
                                      <a:pt x="2039" y="351"/>
                                    </a:lnTo>
                                    <a:lnTo>
                                      <a:pt x="2037" y="353"/>
                                    </a:lnTo>
                                    <a:lnTo>
                                      <a:pt x="2041" y="351"/>
                                    </a:lnTo>
                                    <a:moveTo>
                                      <a:pt x="2171" y="351"/>
                                    </a:moveTo>
                                    <a:lnTo>
                                      <a:pt x="2041" y="351"/>
                                    </a:lnTo>
                                    <a:lnTo>
                                      <a:pt x="2037" y="353"/>
                                    </a:lnTo>
                                    <a:lnTo>
                                      <a:pt x="2169" y="353"/>
                                    </a:lnTo>
                                    <a:lnTo>
                                      <a:pt x="2171" y="351"/>
                                    </a:lnTo>
                                    <a:moveTo>
                                      <a:pt x="2092" y="328"/>
                                    </a:moveTo>
                                    <a:lnTo>
                                      <a:pt x="2039" y="351"/>
                                    </a:lnTo>
                                    <a:lnTo>
                                      <a:pt x="2041" y="351"/>
                                    </a:lnTo>
                                    <a:lnTo>
                                      <a:pt x="2171" y="351"/>
                                    </a:lnTo>
                                    <a:lnTo>
                                      <a:pt x="2171" y="351"/>
                                    </a:lnTo>
                                    <a:lnTo>
                                      <a:pt x="2182" y="330"/>
                                    </a:lnTo>
                                    <a:lnTo>
                                      <a:pt x="2090" y="330"/>
                                    </a:lnTo>
                                    <a:lnTo>
                                      <a:pt x="2092" y="328"/>
                                    </a:lnTo>
                                    <a:moveTo>
                                      <a:pt x="2095" y="326"/>
                                    </a:moveTo>
                                    <a:lnTo>
                                      <a:pt x="2092" y="328"/>
                                    </a:lnTo>
                                    <a:lnTo>
                                      <a:pt x="2090" y="330"/>
                                    </a:lnTo>
                                    <a:lnTo>
                                      <a:pt x="2095" y="326"/>
                                    </a:lnTo>
                                    <a:moveTo>
                                      <a:pt x="2184" y="326"/>
                                    </a:moveTo>
                                    <a:lnTo>
                                      <a:pt x="2095" y="326"/>
                                    </a:lnTo>
                                    <a:lnTo>
                                      <a:pt x="2090" y="330"/>
                                    </a:lnTo>
                                    <a:lnTo>
                                      <a:pt x="2182" y="330"/>
                                    </a:lnTo>
                                    <a:lnTo>
                                      <a:pt x="2184" y="326"/>
                                    </a:lnTo>
                                    <a:moveTo>
                                      <a:pt x="2118" y="307"/>
                                    </a:moveTo>
                                    <a:lnTo>
                                      <a:pt x="2092" y="328"/>
                                    </a:lnTo>
                                    <a:lnTo>
                                      <a:pt x="2095" y="326"/>
                                    </a:lnTo>
                                    <a:lnTo>
                                      <a:pt x="2184" y="326"/>
                                    </a:lnTo>
                                    <a:lnTo>
                                      <a:pt x="2187" y="316"/>
                                    </a:lnTo>
                                    <a:lnTo>
                                      <a:pt x="2115" y="316"/>
                                    </a:lnTo>
                                    <a:lnTo>
                                      <a:pt x="2118" y="307"/>
                                    </a:lnTo>
                                    <a:moveTo>
                                      <a:pt x="2125" y="303"/>
                                    </a:moveTo>
                                    <a:lnTo>
                                      <a:pt x="2118" y="307"/>
                                    </a:lnTo>
                                    <a:lnTo>
                                      <a:pt x="2115" y="316"/>
                                    </a:lnTo>
                                    <a:lnTo>
                                      <a:pt x="2125" y="303"/>
                                    </a:lnTo>
                                    <a:moveTo>
                                      <a:pt x="2191" y="303"/>
                                    </a:moveTo>
                                    <a:lnTo>
                                      <a:pt x="2125" y="303"/>
                                    </a:lnTo>
                                    <a:lnTo>
                                      <a:pt x="2115" y="316"/>
                                    </a:lnTo>
                                    <a:lnTo>
                                      <a:pt x="2187" y="316"/>
                                    </a:lnTo>
                                    <a:lnTo>
                                      <a:pt x="2191" y="309"/>
                                    </a:lnTo>
                                    <a:lnTo>
                                      <a:pt x="2191" y="303"/>
                                    </a:lnTo>
                                    <a:moveTo>
                                      <a:pt x="2125" y="295"/>
                                    </a:moveTo>
                                    <a:lnTo>
                                      <a:pt x="2118" y="307"/>
                                    </a:lnTo>
                                    <a:lnTo>
                                      <a:pt x="2125" y="303"/>
                                    </a:lnTo>
                                    <a:lnTo>
                                      <a:pt x="2191" y="303"/>
                                    </a:lnTo>
                                    <a:lnTo>
                                      <a:pt x="2191" y="302"/>
                                    </a:lnTo>
                                    <a:lnTo>
                                      <a:pt x="2125" y="302"/>
                                    </a:lnTo>
                                    <a:lnTo>
                                      <a:pt x="2125" y="295"/>
                                    </a:lnTo>
                                    <a:moveTo>
                                      <a:pt x="2127" y="288"/>
                                    </a:moveTo>
                                    <a:lnTo>
                                      <a:pt x="2125" y="295"/>
                                    </a:lnTo>
                                    <a:lnTo>
                                      <a:pt x="2125" y="302"/>
                                    </a:lnTo>
                                    <a:lnTo>
                                      <a:pt x="2127" y="288"/>
                                    </a:lnTo>
                                    <a:moveTo>
                                      <a:pt x="2191" y="288"/>
                                    </a:moveTo>
                                    <a:lnTo>
                                      <a:pt x="2127" y="288"/>
                                    </a:lnTo>
                                    <a:lnTo>
                                      <a:pt x="2125" y="302"/>
                                    </a:lnTo>
                                    <a:lnTo>
                                      <a:pt x="2191" y="302"/>
                                    </a:lnTo>
                                    <a:lnTo>
                                      <a:pt x="2191" y="288"/>
                                    </a:lnTo>
                                    <a:moveTo>
                                      <a:pt x="2125" y="275"/>
                                    </a:moveTo>
                                    <a:lnTo>
                                      <a:pt x="2125" y="295"/>
                                    </a:lnTo>
                                    <a:lnTo>
                                      <a:pt x="2127" y="288"/>
                                    </a:lnTo>
                                    <a:lnTo>
                                      <a:pt x="2191" y="288"/>
                                    </a:lnTo>
                                    <a:lnTo>
                                      <a:pt x="2191" y="275"/>
                                    </a:lnTo>
                                    <a:lnTo>
                                      <a:pt x="2125" y="275"/>
                                    </a:lnTo>
                                    <a:moveTo>
                                      <a:pt x="1954" y="400"/>
                                    </a:moveTo>
                                    <a:lnTo>
                                      <a:pt x="1868" y="400"/>
                                    </a:lnTo>
                                    <a:lnTo>
                                      <a:pt x="1757" y="425"/>
                                    </a:lnTo>
                                    <a:lnTo>
                                      <a:pt x="1771" y="489"/>
                                    </a:lnTo>
                                    <a:lnTo>
                                      <a:pt x="1882" y="466"/>
                                    </a:lnTo>
                                    <a:lnTo>
                                      <a:pt x="1965" y="445"/>
                                    </a:lnTo>
                                    <a:lnTo>
                                      <a:pt x="1954" y="400"/>
                                    </a:lnTo>
                                    <a:moveTo>
                                      <a:pt x="1949" y="381"/>
                                    </a:moveTo>
                                    <a:lnTo>
                                      <a:pt x="1868" y="400"/>
                                    </a:lnTo>
                                    <a:lnTo>
                                      <a:pt x="1868" y="400"/>
                                    </a:lnTo>
                                    <a:lnTo>
                                      <a:pt x="1954" y="400"/>
                                    </a:lnTo>
                                    <a:lnTo>
                                      <a:pt x="1949" y="381"/>
                                    </a:lnTo>
                                    <a:moveTo>
                                      <a:pt x="1695" y="448"/>
                                    </a:moveTo>
                                    <a:lnTo>
                                      <a:pt x="1625" y="448"/>
                                    </a:lnTo>
                                    <a:lnTo>
                                      <a:pt x="1498" y="466"/>
                                    </a:lnTo>
                                    <a:lnTo>
                                      <a:pt x="1508" y="531"/>
                                    </a:lnTo>
                                    <a:lnTo>
                                      <a:pt x="1635" y="513"/>
                                    </a:lnTo>
                                    <a:lnTo>
                                      <a:pt x="1704" y="501"/>
                                    </a:lnTo>
                                    <a:lnTo>
                                      <a:pt x="1695" y="448"/>
                                    </a:lnTo>
                                    <a:moveTo>
                                      <a:pt x="1693" y="436"/>
                                    </a:moveTo>
                                    <a:lnTo>
                                      <a:pt x="1625" y="448"/>
                                    </a:lnTo>
                                    <a:lnTo>
                                      <a:pt x="1625" y="448"/>
                                    </a:lnTo>
                                    <a:lnTo>
                                      <a:pt x="1695" y="448"/>
                                    </a:lnTo>
                                    <a:lnTo>
                                      <a:pt x="1693" y="436"/>
                                    </a:lnTo>
                                    <a:moveTo>
                                      <a:pt x="1435" y="489"/>
                                    </a:moveTo>
                                    <a:lnTo>
                                      <a:pt x="1322" y="489"/>
                                    </a:lnTo>
                                    <a:lnTo>
                                      <a:pt x="1236" y="497"/>
                                    </a:lnTo>
                                    <a:lnTo>
                                      <a:pt x="1243" y="563"/>
                                    </a:lnTo>
                                    <a:lnTo>
                                      <a:pt x="1329" y="554"/>
                                    </a:lnTo>
                                    <a:lnTo>
                                      <a:pt x="1441" y="540"/>
                                    </a:lnTo>
                                    <a:lnTo>
                                      <a:pt x="1435" y="489"/>
                                    </a:lnTo>
                                    <a:moveTo>
                                      <a:pt x="1433" y="475"/>
                                    </a:moveTo>
                                    <a:lnTo>
                                      <a:pt x="1322" y="489"/>
                                    </a:lnTo>
                                    <a:lnTo>
                                      <a:pt x="1322" y="489"/>
                                    </a:lnTo>
                                    <a:lnTo>
                                      <a:pt x="1435" y="489"/>
                                    </a:lnTo>
                                    <a:lnTo>
                                      <a:pt x="1433" y="475"/>
                                    </a:lnTo>
                                    <a:moveTo>
                                      <a:pt x="1172" y="520"/>
                                    </a:moveTo>
                                    <a:lnTo>
                                      <a:pt x="976" y="520"/>
                                    </a:lnTo>
                                    <a:lnTo>
                                      <a:pt x="975" y="520"/>
                                    </a:lnTo>
                                    <a:lnTo>
                                      <a:pt x="980" y="587"/>
                                    </a:lnTo>
                                    <a:lnTo>
                                      <a:pt x="982" y="587"/>
                                    </a:lnTo>
                                    <a:lnTo>
                                      <a:pt x="1160" y="572"/>
                                    </a:lnTo>
                                    <a:lnTo>
                                      <a:pt x="1177" y="570"/>
                                    </a:lnTo>
                                    <a:lnTo>
                                      <a:pt x="1172" y="520"/>
                                    </a:lnTo>
                                    <a:moveTo>
                                      <a:pt x="1170" y="506"/>
                                    </a:moveTo>
                                    <a:lnTo>
                                      <a:pt x="1153" y="506"/>
                                    </a:lnTo>
                                    <a:lnTo>
                                      <a:pt x="976" y="520"/>
                                    </a:lnTo>
                                    <a:lnTo>
                                      <a:pt x="976" y="520"/>
                                    </a:lnTo>
                                    <a:lnTo>
                                      <a:pt x="1172" y="520"/>
                                    </a:lnTo>
                                    <a:lnTo>
                                      <a:pt x="1170" y="506"/>
                                    </a:lnTo>
                                    <a:moveTo>
                                      <a:pt x="1170" y="505"/>
                                    </a:moveTo>
                                    <a:lnTo>
                                      <a:pt x="1154" y="506"/>
                                    </a:lnTo>
                                    <a:lnTo>
                                      <a:pt x="1154" y="506"/>
                                    </a:lnTo>
                                    <a:lnTo>
                                      <a:pt x="1170" y="506"/>
                                    </a:lnTo>
                                    <a:lnTo>
                                      <a:pt x="1170" y="505"/>
                                    </a:lnTo>
                                    <a:moveTo>
                                      <a:pt x="909" y="535"/>
                                    </a:moveTo>
                                    <a:lnTo>
                                      <a:pt x="791" y="535"/>
                                    </a:lnTo>
                                    <a:lnTo>
                                      <a:pt x="712" y="538"/>
                                    </a:lnTo>
                                    <a:lnTo>
                                      <a:pt x="715" y="603"/>
                                    </a:lnTo>
                                    <a:lnTo>
                                      <a:pt x="795" y="600"/>
                                    </a:lnTo>
                                    <a:lnTo>
                                      <a:pt x="913" y="591"/>
                                    </a:lnTo>
                                    <a:lnTo>
                                      <a:pt x="909" y="535"/>
                                    </a:lnTo>
                                    <a:moveTo>
                                      <a:pt x="909" y="526"/>
                                    </a:moveTo>
                                    <a:lnTo>
                                      <a:pt x="791" y="535"/>
                                    </a:lnTo>
                                    <a:lnTo>
                                      <a:pt x="791" y="535"/>
                                    </a:lnTo>
                                    <a:lnTo>
                                      <a:pt x="909" y="535"/>
                                    </a:lnTo>
                                    <a:lnTo>
                                      <a:pt x="909" y="526"/>
                                    </a:lnTo>
                                    <a:moveTo>
                                      <a:pt x="645" y="542"/>
                                    </a:moveTo>
                                    <a:lnTo>
                                      <a:pt x="447" y="550"/>
                                    </a:lnTo>
                                    <a:lnTo>
                                      <a:pt x="451" y="616"/>
                                    </a:lnTo>
                                    <a:lnTo>
                                      <a:pt x="648" y="607"/>
                                    </a:lnTo>
                                    <a:lnTo>
                                      <a:pt x="645" y="542"/>
                                    </a:lnTo>
                                    <a:moveTo>
                                      <a:pt x="199" y="490"/>
                                    </a:moveTo>
                                    <a:lnTo>
                                      <a:pt x="0" y="593"/>
                                    </a:lnTo>
                                    <a:lnTo>
                                      <a:pt x="200" y="688"/>
                                    </a:lnTo>
                                    <a:lnTo>
                                      <a:pt x="200" y="623"/>
                                    </a:lnTo>
                                    <a:lnTo>
                                      <a:pt x="185" y="623"/>
                                    </a:lnTo>
                                    <a:lnTo>
                                      <a:pt x="183" y="556"/>
                                    </a:lnTo>
                                    <a:lnTo>
                                      <a:pt x="199" y="556"/>
                                    </a:lnTo>
                                    <a:lnTo>
                                      <a:pt x="199" y="490"/>
                                    </a:lnTo>
                                    <a:moveTo>
                                      <a:pt x="199" y="556"/>
                                    </a:moveTo>
                                    <a:lnTo>
                                      <a:pt x="183" y="556"/>
                                    </a:lnTo>
                                    <a:lnTo>
                                      <a:pt x="185" y="623"/>
                                    </a:lnTo>
                                    <a:lnTo>
                                      <a:pt x="200" y="621"/>
                                    </a:lnTo>
                                    <a:lnTo>
                                      <a:pt x="199" y="556"/>
                                    </a:lnTo>
                                    <a:moveTo>
                                      <a:pt x="200" y="621"/>
                                    </a:moveTo>
                                    <a:lnTo>
                                      <a:pt x="185" y="623"/>
                                    </a:lnTo>
                                    <a:lnTo>
                                      <a:pt x="200" y="623"/>
                                    </a:lnTo>
                                    <a:lnTo>
                                      <a:pt x="200" y="621"/>
                                    </a:lnTo>
                                    <a:moveTo>
                                      <a:pt x="382" y="552"/>
                                    </a:moveTo>
                                    <a:lnTo>
                                      <a:pt x="199" y="556"/>
                                    </a:lnTo>
                                    <a:lnTo>
                                      <a:pt x="200" y="621"/>
                                    </a:lnTo>
                                    <a:lnTo>
                                      <a:pt x="384" y="619"/>
                                    </a:lnTo>
                                    <a:lnTo>
                                      <a:pt x="382" y="552"/>
                                    </a:lnTo>
                                    <a:close/>
                                  </a:path>
                                </a:pathLst>
                              </a:custGeom>
                              <a:solidFill>
                                <a:srgbClr val="a9d18e"/>
                              </a:solidFill>
                              <a:ln w="0">
                                <a:noFill/>
                              </a:ln>
                            </wps:spPr>
                            <wps:style>
                              <a:lnRef idx="0"/>
                              <a:fillRef idx="0"/>
                              <a:effectRef idx="0"/>
                              <a:fontRef idx="minor"/>
                            </wps:style>
                            <wps:bodyPr/>
                          </wps:wsp>
                          <wps:wsp>
                            <wps:cNvSpPr/>
                            <wps:spPr>
                              <a:xfrm>
                                <a:off x="0" y="0"/>
                                <a:ext cx="559440" cy="43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 w:cstheme="minorBidi" w:ascii="Calibri" w:hAnsi="Calibri" w:eastAsia="Calibri"/>
                                      <w:color w:val="404040"/>
                                    </w:rPr>
                                    <w:t>Results of Custom Model</w:t>
                                  </w:r>
                                </w:p>
                              </w:txbxContent>
                            </wps:txbx>
                            <wps:bodyPr lIns="0" rIns="0" tIns="0" bIns="0">
                              <a:noAutofit/>
                            </wps:bodyPr>
                          </wps:wsp>
                        </wpg:wgp>
                      </a:graphicData>
                    </a:graphic>
                  </wp:anchor>
                </w:drawing>
              </mc:Choice>
              <mc:Fallback>
                <w:pict>
                  <v:group id="shape_0" alt="Image11" style="position:absolute;margin-left:323.15pt;margin-top:11.45pt;width:155.75pt;height:43.15pt" coordorigin="6463,229" coordsize="3115,863">
                    <v:shape id="shape_0" stroked="f" style="position:absolute;left:6463;top:229;width:514;height:6;mso-position-horizontal-relative:page" type="shapetype_75">
                      <v:imagedata r:id="rId36" o:detectmouseclick="t"/>
                      <w10:wrap type="none"/>
                      <v:stroke color="#3465a4" joinstyle="round" endcap="flat"/>
                    </v:shape>
                    <v:shape id="shape_0" stroked="f" style="position:absolute;left:6473;top:229;width:483;height:6;mso-position-horizontal-relative:page" type="shapetype_75">
                      <v:imagedata r:id="rId37" o:detectmouseclick="t"/>
                      <w10:wrap type="none"/>
                      <v:stroke color="#3465a4" joinstyle="round" endcap="flat"/>
                    </v:shape>
                    <v:rect id="shape_0" stroked="f" style="position:absolute;left:6463;top:229;width:880;height:6;mso-position-horizontal-relative:page">
                      <v:textbox>
                        <w:txbxContent>
                          <w:p>
                            <w:pPr>
                              <w:overflowPunct w:val="false"/>
                              <w:spacing w:before="0" w:after="0" w:lineRule="auto" w:line="240"/>
                              <w:jc w:val="left"/>
                              <w:rPr/>
                            </w:pPr>
                            <w:r>
                              <w:rPr>
                                <w:sz w:val="22"/>
                                <w:b w:val="false"/>
                                <w:u w:val="none"/>
                                <w:dstrike w:val="false"/>
                                <w:strike w:val="false"/>
                                <w:i w:val="false"/>
                                <w:vertAlign w:val="baseline"/>
                                <w:position w:val="0"/>
                                <w:spacing w:val="0"/>
                                <w:szCs w:val="22"/>
                                <w:bCs w:val="false"/>
                                <w:iCs w:val="false"/>
                                <w:smallCaps w:val="false"/>
                                <w:caps w:val="false"/>
                                <w:rFonts w:cs="" w:cstheme="minorBidi" w:ascii="Calibri" w:hAnsi="Calibri" w:eastAsia="Calibri"/>
                                <w:color w:val="404040"/>
                              </w:rPr>
                              <w:t>Results of Custom Model</w:t>
                            </w:r>
                          </w:p>
                        </w:txbxContent>
                      </v:textbox>
                      <w10:wrap type="square"/>
                      <v:fill o:detectmouseclick="t" on="false"/>
                      <v:stroke color="#3465a4" joinstyle="round" endcap="flat"/>
                    </v:rect>
                  </v:group>
                </w:pict>
              </mc:Fallback>
            </mc:AlternateContent>
          </w:r>
        </w:p>
        <w:p>
          <w:pPr>
            <w:pStyle w:val="TextBody"/>
            <w:rPr>
              <w:rFonts w:ascii="Arial" w:hAnsi="Arial"/>
              <w:sz w:val="8"/>
            </w:rPr>
          </w:pPr>
          <w:r>
            <w:rPr>
              <w:rFonts w:ascii="Arial" w:hAnsi="Arial"/>
              <w:sz w:val="8"/>
            </w:rPr>
          </w:r>
        </w:p>
        <w:p>
          <w:pPr>
            <w:pStyle w:val="Normal"/>
            <w:spacing w:before="94" w:after="0"/>
            <w:ind w:left="373" w:right="550" w:hanging="0"/>
            <w:jc w:val="center"/>
            <w:rPr/>
          </w:pPr>
          <w:r>
            <w:rPr>
              <w:b/>
            </w:rPr>
            <w:t xml:space="preserve">Figure 2: </w:t>
          </w:r>
          <w:r>
            <w:rPr/>
            <w:t>Structure of ADAM tutorial</w:t>
          </w:r>
        </w:p>
        <w:p>
          <w:pPr>
            <w:pStyle w:val="TextBody"/>
            <w:spacing w:before="7" w:after="0"/>
            <w:rPr>
              <w:sz w:val="35"/>
            </w:rPr>
          </w:pPr>
          <w:r>
            <w:rPr>
              <w:sz w:val="35"/>
            </w:rPr>
          </w:r>
        </w:p>
        <w:p>
          <w:pPr>
            <w:pStyle w:val="ListParagraph"/>
            <w:numPr>
              <w:ilvl w:val="0"/>
              <w:numId w:val="2"/>
            </w:numPr>
            <w:tabs>
              <w:tab w:val="clear" w:pos="720"/>
              <w:tab w:val="left" w:pos="375" w:leader="none"/>
            </w:tabs>
            <w:spacing w:lineRule="auto" w:line="280" w:before="0" w:after="0"/>
            <w:ind w:left="701" w:right="335" w:hanging="546"/>
            <w:rPr/>
          </w:pPr>
          <w:r>
            <w:rPr/>
            <w:t xml:space="preserve">to get users familiar with the general workflow of defining an OWM problem and related </w:t>
          </w:r>
          <w:r>
            <w:rPr>
              <w:spacing w:val="-3"/>
            </w:rPr>
            <w:t xml:space="preserve">terms </w:t>
          </w:r>
          <w:r>
            <w:rPr/>
            <w:t>used, i.e. the six steps included in each</w:t>
          </w:r>
          <w:r>
            <w:rPr>
              <w:spacing w:val="1"/>
            </w:rPr>
            <w:t xml:space="preserve"> </w:t>
          </w:r>
          <w:r>
            <w:rPr/>
            <w:t>example;</w:t>
          </w:r>
        </w:p>
        <w:p>
          <w:pPr>
            <w:pStyle w:val="ListParagraph"/>
            <w:numPr>
              <w:ilvl w:val="0"/>
              <w:numId w:val="2"/>
            </w:numPr>
            <w:tabs>
              <w:tab w:val="clear" w:pos="720"/>
              <w:tab w:val="left" w:pos="375" w:leader="none"/>
            </w:tabs>
            <w:spacing w:lineRule="auto" w:line="280" w:before="179" w:after="0"/>
            <w:ind w:left="701" w:right="335" w:hanging="546"/>
            <w:rPr/>
          </w:pPr>
          <w:r>
            <w:rPr/>
            <w:t>to make users understand the definitions and differences of two model types supported, design and management models, by reading the preliminary</w:t>
          </w:r>
          <w:r>
            <w:rPr>
              <w:spacing w:val="-13"/>
            </w:rPr>
            <w:t xml:space="preserve"> </w:t>
          </w:r>
          <w:r>
            <w:rPr/>
            <w:t>sheets;</w:t>
          </w:r>
        </w:p>
        <w:p>
          <w:pPr>
            <w:pStyle w:val="ListParagraph"/>
            <w:numPr>
              <w:ilvl w:val="0"/>
              <w:numId w:val="2"/>
            </w:numPr>
            <w:tabs>
              <w:tab w:val="clear" w:pos="720"/>
              <w:tab w:val="left" w:pos="375" w:leader="none"/>
            </w:tabs>
            <w:spacing w:lineRule="auto" w:line="280" w:before="179" w:after="0"/>
            <w:ind w:left="701" w:right="335" w:hanging="546"/>
            <w:rPr/>
          </w:pPr>
          <w:r>
            <w:rPr/>
            <w:t>to make users understand the necessary data input for models and realize how the input data might influence results by reading the six</w:t>
          </w:r>
          <w:r>
            <w:rPr>
              <w:spacing w:val="-11"/>
            </w:rPr>
            <w:t xml:space="preserve"> </w:t>
          </w:r>
          <w:r>
            <w:rPr/>
            <w:t>steps.</w:t>
          </w:r>
        </w:p>
        <w:p>
          <w:pPr>
            <w:pStyle w:val="ListParagraph"/>
            <w:numPr>
              <w:ilvl w:val="0"/>
              <w:numId w:val="2"/>
            </w:numPr>
            <w:tabs>
              <w:tab w:val="clear" w:pos="720"/>
              <w:tab w:val="left" w:pos="375" w:leader="none"/>
            </w:tabs>
            <w:spacing w:lineRule="auto" w:line="280" w:before="179" w:after="0"/>
            <w:ind w:left="701" w:right="335" w:hanging="546"/>
            <w:rPr/>
          </w:pPr>
          <w:r>
            <w:rPr/>
            <w:t xml:space="preserve">to present the way of thinking when one assigns data to the model, i.e. to show which part is considered a </w:t>
          </w:r>
          <w:r>
            <w:rPr>
              <w:spacing w:val="-4"/>
            </w:rPr>
            <w:t xml:space="preserve">supply, </w:t>
          </w:r>
          <w:r>
            <w:rPr>
              <w:spacing w:val="-3"/>
            </w:rPr>
            <w:t xml:space="preserve">technology, </w:t>
          </w:r>
          <w:r>
            <w:rPr/>
            <w:t>consumer, and</w:t>
          </w:r>
          <w:r>
            <w:rPr>
              <w:spacing w:val="-5"/>
            </w:rPr>
            <w:t xml:space="preserve"> </w:t>
          </w:r>
          <w:r>
            <w:rPr/>
            <w:t>transportation.</w:t>
          </w:r>
        </w:p>
        <w:p>
          <w:pPr>
            <w:pStyle w:val="TextBody"/>
            <w:spacing w:before="179" w:after="0"/>
            <w:ind w:left="494" w:hanging="0"/>
            <w:rPr/>
          </w:pPr>
          <w:r>
            <w:rPr/>
            <w:t>After going through the tutorial, we anticipate our users gain the following abilities.</w:t>
          </w:r>
        </w:p>
        <w:p>
          <w:pPr>
            <w:pStyle w:val="ListParagraph"/>
            <w:numPr>
              <w:ilvl w:val="0"/>
              <w:numId w:val="2"/>
            </w:numPr>
            <w:tabs>
              <w:tab w:val="clear" w:pos="720"/>
              <w:tab w:val="left" w:pos="375" w:leader="none"/>
            </w:tabs>
            <w:spacing w:lineRule="auto" w:line="280"/>
            <w:ind w:left="701" w:right="335" w:hanging="546"/>
            <w:rPr/>
          </w:pPr>
          <w:r>
            <w:rPr/>
            <w:t>to</w:t>
          </w:r>
          <w:r>
            <w:rPr>
              <w:spacing w:val="-14"/>
            </w:rPr>
            <w:t xml:space="preserve"> </w:t>
          </w:r>
          <w:r>
            <w:rPr/>
            <w:t>understand</w:t>
          </w:r>
          <w:r>
            <w:rPr>
              <w:spacing w:val="-13"/>
            </w:rPr>
            <w:t xml:space="preserve"> </w:t>
          </w:r>
          <w:r>
            <w:rPr/>
            <w:t>the</w:t>
          </w:r>
          <w:r>
            <w:rPr>
              <w:spacing w:val="-13"/>
            </w:rPr>
            <w:t xml:space="preserve"> </w:t>
          </w:r>
          <w:r>
            <w:rPr/>
            <w:t>key</w:t>
          </w:r>
          <w:r>
            <w:rPr>
              <w:spacing w:val="-13"/>
            </w:rPr>
            <w:t xml:space="preserve"> </w:t>
          </w:r>
          <w:r>
            <w:rPr/>
            <w:t>components</w:t>
          </w:r>
          <w:r>
            <w:rPr>
              <w:spacing w:val="-14"/>
            </w:rPr>
            <w:t xml:space="preserve"> </w:t>
          </w:r>
          <w:r>
            <w:rPr/>
            <w:t>in</w:t>
          </w:r>
          <w:r>
            <w:rPr>
              <w:spacing w:val="-13"/>
            </w:rPr>
            <w:t xml:space="preserve"> </w:t>
          </w:r>
          <w:r>
            <w:rPr/>
            <w:t>defining</w:t>
          </w:r>
          <w:r>
            <w:rPr>
              <w:spacing w:val="-13"/>
            </w:rPr>
            <w:t xml:space="preserve"> </w:t>
          </w:r>
          <w:r>
            <w:rPr/>
            <w:t>a</w:t>
          </w:r>
          <w:r>
            <w:rPr>
              <w:spacing w:val="-13"/>
            </w:rPr>
            <w:t xml:space="preserve"> </w:t>
          </w:r>
          <w:r>
            <w:rPr/>
            <w:t>systems</w:t>
          </w:r>
          <w:r>
            <w:rPr>
              <w:spacing w:val="-13"/>
            </w:rPr>
            <w:t xml:space="preserve"> </w:t>
          </w:r>
          <w:r>
            <w:rPr/>
            <w:t>OWM</w:t>
          </w:r>
          <w:r>
            <w:rPr>
              <w:spacing w:val="-14"/>
            </w:rPr>
            <w:t xml:space="preserve"> </w:t>
          </w:r>
          <w:r>
            <w:rPr/>
            <w:t>problem,</w:t>
          </w:r>
          <w:r>
            <w:rPr>
              <w:spacing w:val="-11"/>
            </w:rPr>
            <w:t xml:space="preserve"> </w:t>
          </w:r>
          <w:r>
            <w:rPr/>
            <w:t>i.e.</w:t>
          </w:r>
          <w:r>
            <w:rPr>
              <w:spacing w:val="3"/>
            </w:rPr>
            <w:t xml:space="preserve"> </w:t>
          </w:r>
          <w:r>
            <w:rPr/>
            <w:t>to</w:t>
          </w:r>
          <w:r>
            <w:rPr>
              <w:spacing w:val="-13"/>
            </w:rPr>
            <w:t xml:space="preserve"> </w:t>
          </w:r>
          <w:r>
            <w:rPr/>
            <w:t>identify</w:t>
          </w:r>
          <w:r>
            <w:rPr>
              <w:spacing w:val="-14"/>
            </w:rPr>
            <w:t xml:space="preserve"> </w:t>
          </w:r>
          <w:r>
            <w:rPr/>
            <w:t>which</w:t>
          </w:r>
          <w:r>
            <w:rPr>
              <w:spacing w:val="-13"/>
            </w:rPr>
            <w:t xml:space="preserve"> </w:t>
          </w:r>
          <w:r>
            <w:rPr/>
            <w:t xml:space="preserve">part is a </w:t>
          </w:r>
          <w:r>
            <w:rPr>
              <w:spacing w:val="-4"/>
            </w:rPr>
            <w:t xml:space="preserve">supply, </w:t>
          </w:r>
          <w:r>
            <w:rPr>
              <w:spacing w:val="-3"/>
            </w:rPr>
            <w:t xml:space="preserve">technology, </w:t>
          </w:r>
          <w:r>
            <w:rPr/>
            <w:t>and</w:t>
          </w:r>
          <w:r>
            <w:rPr>
              <w:spacing w:val="1"/>
            </w:rPr>
            <w:t xml:space="preserve"> </w:t>
          </w:r>
          <w:r>
            <w:rPr/>
            <w:t>consumer;</w:t>
          </w:r>
        </w:p>
        <w:p>
          <w:pPr>
            <w:pStyle w:val="ListParagraph"/>
            <w:numPr>
              <w:ilvl w:val="0"/>
              <w:numId w:val="2"/>
            </w:numPr>
            <w:tabs>
              <w:tab w:val="clear" w:pos="720"/>
              <w:tab w:val="left" w:pos="375" w:leader="none"/>
            </w:tabs>
            <w:spacing w:before="179" w:after="0"/>
            <w:ind w:left="374" w:hanging="219"/>
            <w:rPr/>
          </w:pPr>
          <w:r>
            <w:rPr/>
            <w:t>to understand the results reported by</w:t>
          </w:r>
          <w:r>
            <w:rPr>
              <w:spacing w:val="-9"/>
            </w:rPr>
            <w:t xml:space="preserve"> </w:t>
          </w:r>
          <w:r>
            <w:rPr/>
            <w:t>ADAM;</w:t>
          </w:r>
        </w:p>
        <w:p>
          <w:pPr>
            <w:pStyle w:val="ListParagraph"/>
            <w:numPr>
              <w:ilvl w:val="0"/>
              <w:numId w:val="2"/>
            </w:numPr>
            <w:tabs>
              <w:tab w:val="clear" w:pos="720"/>
              <w:tab w:val="left" w:pos="375" w:leader="none"/>
            </w:tabs>
            <w:spacing w:lineRule="auto" w:line="280" w:before="232" w:after="0"/>
            <w:ind w:left="701" w:right="335" w:hanging="546"/>
            <w:rPr/>
          </w:pPr>
          <w:r>
            <w:rPr/>
            <w:t xml:space="preserve">to understand and make use of the case studies published in their user dashboard to serve </w:t>
          </w:r>
          <w:r>
            <w:rPr>
              <w:spacing w:val="-3"/>
            </w:rPr>
            <w:t xml:space="preserve">their </w:t>
          </w:r>
          <w:r>
            <w:rPr/>
            <w:t>needs;</w:t>
          </w:r>
        </w:p>
        <w:p>
          <w:pPr>
            <w:sectPr>
              <w:headerReference w:type="default" r:id="rId38"/>
              <w:footerReference w:type="default" r:id="rId39"/>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before="179" w:after="0"/>
            <w:ind w:left="374" w:hanging="219"/>
            <w:rPr/>
          </w:pPr>
          <w:r>
            <w:rPr/>
            <w:t>to establish a model by correctly preparing and providing</w:t>
          </w:r>
          <w:r>
            <w:rPr>
              <w:spacing w:val="-16"/>
            </w:rPr>
            <w:t xml:space="preserve"> </w:t>
          </w:r>
          <w:r>
            <w:rPr/>
            <w:t>data.</w:t>
          </w:r>
        </w:p>
        <w:p>
          <w:pPr>
            <w:pStyle w:val="TextBody"/>
            <w:rPr>
              <w:sz w:val="20"/>
            </w:rPr>
          </w:pPr>
          <w:r>
            <w:rPr>
              <w:sz w:val="20"/>
            </w:rPr>
          </w:r>
        </w:p>
        <w:p>
          <w:pPr>
            <w:pStyle w:val="Heading2"/>
            <w:numPr>
              <w:ilvl w:val="1"/>
              <w:numId w:val="3"/>
            </w:numPr>
            <w:tabs>
              <w:tab w:val="clear" w:pos="720"/>
              <w:tab w:val="left" w:pos="693" w:leader="none"/>
              <w:tab w:val="left" w:pos="694" w:leader="none"/>
            </w:tabs>
            <w:spacing w:before="235" w:after="0"/>
            <w:ind w:left="693" w:hanging="539"/>
            <w:rPr/>
          </w:pPr>
          <w:bookmarkStart w:id="14" w:name="Tutorial_Part_1_-_Biogas_From_Waste"/>
          <w:bookmarkStart w:id="15" w:name="_bookmark8"/>
          <w:bookmarkEnd w:id="14"/>
          <w:bookmarkEnd w:id="15"/>
          <w:r>
            <w:rPr>
              <w:spacing w:val="-4"/>
            </w:rPr>
            <w:t xml:space="preserve">Tutorial </w:t>
          </w:r>
          <w:r>
            <w:rPr/>
            <w:t>Part 1 - Biogas From</w:t>
          </w:r>
          <w:r>
            <w:rPr>
              <w:spacing w:val="-3"/>
            </w:rPr>
            <w:t xml:space="preserve"> </w:t>
          </w:r>
          <w:r>
            <w:rPr>
              <w:spacing w:val="-4"/>
            </w:rPr>
            <w:t>Waste</w:t>
          </w:r>
        </w:p>
        <w:p>
          <w:pPr>
            <w:pStyle w:val="TextBody"/>
            <w:spacing w:lineRule="auto" w:line="280" w:before="204" w:after="0"/>
            <w:ind w:left="155" w:hanging="0"/>
            <w:rPr/>
          </w:pPr>
          <w:r>
            <w:rPr/>
            <w:t xml:space="preserve">The first example in the tutorial module is </w:t>
          </w:r>
          <w:r>
            <w:rPr>
              <w:i/>
            </w:rPr>
            <w:t>Biogas From Waste</w:t>
          </w:r>
          <w:r>
            <w:rPr/>
            <w:t xml:space="preserve">. Once users enter this example, the following example outline will be shown (Figure </w:t>
          </w:r>
          <w:hyperlink w:anchor="_bookmark9">
            <w:r>
              <w:rPr>
                <w:color w:val="0000FF"/>
              </w:rPr>
              <w:t>3</w:t>
            </w:r>
          </w:hyperlink>
          <w:r>
            <w:rPr/>
            <w:t>).</w:t>
          </w:r>
        </w:p>
        <w:p>
          <w:pPr>
            <w:pStyle w:val="TextBody"/>
            <w:spacing w:before="7" w:after="0"/>
            <w:rPr>
              <w:sz w:val="15"/>
            </w:rPr>
          </w:pPr>
          <w:r>
            <w:rPr>
              <w:sz w:val="15"/>
            </w:rPr>
            <w:drawing>
              <wp:anchor behindDoc="0" distT="0" distB="0" distL="0" distR="0" simplePos="0" locked="0" layoutInCell="0" allowOverlap="1" relativeHeight="26">
                <wp:simplePos x="0" y="0"/>
                <wp:positionH relativeFrom="page">
                  <wp:posOffset>857885</wp:posOffset>
                </wp:positionH>
                <wp:positionV relativeFrom="paragraph">
                  <wp:posOffset>147955</wp:posOffset>
                </wp:positionV>
                <wp:extent cx="5968365" cy="2842895"/>
                <wp:effectExtent l="0" t="0" r="0" b="0"/>
                <wp:wrapTopAndBottom/>
                <wp:docPr id="25" name="image2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7.jpeg" descr=""/>
                        <pic:cNvPicPr>
                          <a:picLocks noChangeAspect="1" noChangeArrowheads="1"/>
                        </pic:cNvPicPr>
                      </pic:nvPicPr>
                      <pic:blipFill>
                        <a:blip r:embed="rId40"/>
                        <a:stretch>
                          <a:fillRect/>
                        </a:stretch>
                      </pic:blipFill>
                      <pic:spPr bwMode="auto">
                        <a:xfrm>
                          <a:off x="0" y="0"/>
                          <a:ext cx="5968365" cy="2842895"/>
                        </a:xfrm>
                        <a:prstGeom prst="rect">
                          <a:avLst/>
                        </a:prstGeom>
                      </pic:spPr>
                    </pic:pic>
                  </a:graphicData>
                </a:graphic>
              </wp:anchor>
            </w:drawing>
          </w:r>
        </w:p>
        <w:p>
          <w:pPr>
            <w:pStyle w:val="TextBody"/>
            <w:spacing w:before="6" w:after="0"/>
            <w:rPr>
              <w:sz w:val="24"/>
            </w:rPr>
          </w:pPr>
          <w:r>
            <w:rPr>
              <w:sz w:val="24"/>
            </w:rPr>
          </w:r>
        </w:p>
        <w:p>
          <w:pPr>
            <w:pStyle w:val="Normal"/>
            <w:ind w:left="373" w:right="550" w:hanging="0"/>
            <w:jc w:val="center"/>
            <w:rPr/>
          </w:pPr>
          <w:bookmarkStart w:id="16" w:name="_bookmark9"/>
          <w:bookmarkEnd w:id="16"/>
          <w:r>
            <w:rPr>
              <w:b/>
            </w:rPr>
            <w:t xml:space="preserve">Figure 3: </w:t>
          </w:r>
          <w:r>
            <w:rPr/>
            <w:t>Outline of the example 1</w:t>
          </w:r>
        </w:p>
        <w:p>
          <w:pPr>
            <w:pStyle w:val="TextBody"/>
            <w:spacing w:before="3" w:after="0"/>
            <w:rPr>
              <w:sz w:val="26"/>
            </w:rPr>
          </w:pPr>
          <w:r>
            <w:rPr>
              <w:sz w:val="26"/>
            </w:rPr>
          </w:r>
        </w:p>
        <w:p>
          <w:pPr>
            <w:pStyle w:val="TextBody"/>
            <w:spacing w:lineRule="auto" w:line="280"/>
            <w:ind w:left="156" w:right="271" w:firstLine="338"/>
            <w:rPr/>
          </w:pPr>
          <w:r>
            <w:rPr/>
            <w:t xml:space="preserve">This example involves the use of a </w:t>
          </w:r>
          <w:r>
            <w:rPr>
              <w:b/>
            </w:rPr>
            <w:t xml:space="preserve">logistic network management </w:t>
          </w:r>
          <w:r>
            <w:rPr/>
            <w:t>model, and the input and out- put data are illustrated first in the two preliminary sheets.</w:t>
          </w:r>
        </w:p>
        <w:p>
          <w:pPr>
            <w:pStyle w:val="TextBody"/>
            <w:spacing w:before="1" w:after="0"/>
            <w:rPr>
              <w:sz w:val="27"/>
            </w:rPr>
          </w:pPr>
          <w:r>
            <w:rPr>
              <w:sz w:val="27"/>
            </w:rPr>
          </w:r>
        </w:p>
        <w:p>
          <w:pPr>
            <w:pStyle w:val="Heading4"/>
            <w:ind w:left="156" w:hanging="0"/>
            <w:jc w:val="left"/>
            <w:rPr/>
          </w:pPr>
          <w:r>
            <w:rPr/>
            <w:t>Input Data</w:t>
          </w:r>
        </w:p>
        <w:p>
          <w:pPr>
            <w:pStyle w:val="TextBody"/>
            <w:spacing w:lineRule="auto" w:line="280" w:before="209" w:after="0"/>
            <w:ind w:left="156" w:right="332" w:hanging="0"/>
            <w:rPr/>
          </w:pPr>
          <w:r>
            <w:rPr/>
            <w:t>Here</w:t>
          </w:r>
          <w:r>
            <w:rPr>
              <w:spacing w:val="-11"/>
            </w:rPr>
            <w:t xml:space="preserve"> </w:t>
          </w:r>
          <w:r>
            <w:rPr/>
            <w:t>we</w:t>
          </w:r>
          <w:r>
            <w:rPr>
              <w:spacing w:val="-11"/>
            </w:rPr>
            <w:t xml:space="preserve"> </w:t>
          </w:r>
          <w:r>
            <w:rPr/>
            <w:t>introduce</w:t>
          </w:r>
          <w:r>
            <w:rPr>
              <w:spacing w:val="-11"/>
            </w:rPr>
            <w:t xml:space="preserve"> </w:t>
          </w:r>
          <w:r>
            <w:rPr/>
            <w:t>the</w:t>
          </w:r>
          <w:r>
            <w:rPr>
              <w:spacing w:val="-11"/>
            </w:rPr>
            <w:t xml:space="preserve"> </w:t>
          </w:r>
          <w:r>
            <w:rPr/>
            <w:t>input</w:t>
          </w:r>
          <w:r>
            <w:rPr>
              <w:spacing w:val="-11"/>
            </w:rPr>
            <w:t xml:space="preserve"> </w:t>
          </w:r>
          <w:r>
            <w:rPr/>
            <w:t>data</w:t>
          </w:r>
          <w:r>
            <w:rPr>
              <w:spacing w:val="-10"/>
            </w:rPr>
            <w:t xml:space="preserve"> </w:t>
          </w:r>
          <w:r>
            <w:rPr/>
            <w:t>of</w:t>
          </w:r>
          <w:r>
            <w:rPr>
              <w:spacing w:val="-11"/>
            </w:rPr>
            <w:t xml:space="preserve"> </w:t>
          </w:r>
          <w:r>
            <w:rPr/>
            <w:t>this</w:t>
          </w:r>
          <w:r>
            <w:rPr>
              <w:spacing w:val="-11"/>
            </w:rPr>
            <w:t xml:space="preserve"> </w:t>
          </w:r>
          <w:r>
            <w:rPr/>
            <w:t>example,</w:t>
          </w:r>
          <w:r>
            <w:rPr>
              <w:spacing w:val="-11"/>
            </w:rPr>
            <w:t xml:space="preserve"> </w:t>
          </w:r>
          <w:r>
            <w:rPr/>
            <w:t>including</w:t>
          </w:r>
          <w:r>
            <w:rPr>
              <w:spacing w:val="-11"/>
            </w:rPr>
            <w:t xml:space="preserve"> </w:t>
          </w:r>
          <w:r>
            <w:rPr/>
            <w:t>supply</w:t>
          </w:r>
          <w:r>
            <w:rPr>
              <w:spacing w:val="-10"/>
            </w:rPr>
            <w:t xml:space="preserve"> </w:t>
          </w:r>
          <w:r>
            <w:rPr/>
            <w:t>data,</w:t>
          </w:r>
          <w:r>
            <w:rPr>
              <w:spacing w:val="-11"/>
            </w:rPr>
            <w:t xml:space="preserve"> </w:t>
          </w:r>
          <w:r>
            <w:rPr/>
            <w:t>technology</w:t>
          </w:r>
          <w:r>
            <w:rPr>
              <w:spacing w:val="-11"/>
            </w:rPr>
            <w:t xml:space="preserve"> </w:t>
          </w:r>
          <w:r>
            <w:rPr/>
            <w:t>data,</w:t>
          </w:r>
          <w:r>
            <w:rPr>
              <w:spacing w:val="-11"/>
            </w:rPr>
            <w:t xml:space="preserve"> </w:t>
          </w:r>
          <w:r>
            <w:rPr/>
            <w:t>consumer data,</w:t>
          </w:r>
          <w:r>
            <w:rPr>
              <w:spacing w:val="-5"/>
            </w:rPr>
            <w:t xml:space="preserve"> </w:t>
          </w:r>
          <w:r>
            <w:rPr/>
            <w:t>and</w:t>
          </w:r>
          <w:r>
            <w:rPr>
              <w:spacing w:val="-4"/>
            </w:rPr>
            <w:t xml:space="preserve"> </w:t>
          </w:r>
          <w:r>
            <w:rPr/>
            <w:t>transportation</w:t>
          </w:r>
          <w:r>
            <w:rPr>
              <w:spacing w:val="-5"/>
            </w:rPr>
            <w:t xml:space="preserve"> </w:t>
          </w:r>
          <w:r>
            <w:rPr/>
            <w:t>data.</w:t>
          </w:r>
          <w:r>
            <w:rPr>
              <w:spacing w:val="8"/>
            </w:rPr>
            <w:t xml:space="preserve"> </w:t>
          </w:r>
          <w:r>
            <w:rPr/>
            <w:t>For</w:t>
          </w:r>
          <w:r>
            <w:rPr>
              <w:spacing w:val="-5"/>
            </w:rPr>
            <w:t xml:space="preserve"> </w:t>
          </w:r>
          <w:r>
            <w:rPr/>
            <w:t>each</w:t>
          </w:r>
          <w:r>
            <w:rPr>
              <w:spacing w:val="-4"/>
            </w:rPr>
            <w:t xml:space="preserve"> </w:t>
          </w:r>
          <w:r>
            <w:rPr/>
            <w:t>type</w:t>
          </w:r>
          <w:r>
            <w:rPr>
              <w:spacing w:val="-5"/>
            </w:rPr>
            <w:t xml:space="preserve"> </w:t>
          </w:r>
          <w:r>
            <w:rPr/>
            <w:t>of</w:t>
          </w:r>
          <w:r>
            <w:rPr>
              <w:spacing w:val="-4"/>
            </w:rPr>
            <w:t xml:space="preserve"> </w:t>
          </w:r>
          <w:r>
            <w:rPr/>
            <w:t>data,</w:t>
          </w:r>
          <w:r>
            <w:rPr>
              <w:spacing w:val="-5"/>
            </w:rPr>
            <w:t xml:space="preserve"> </w:t>
          </w:r>
          <w:r>
            <w:rPr/>
            <w:t>users</w:t>
          </w:r>
          <w:r>
            <w:rPr>
              <w:spacing w:val="-4"/>
            </w:rPr>
            <w:t xml:space="preserve"> </w:t>
          </w:r>
          <w:r>
            <w:rPr/>
            <w:t>need</w:t>
          </w:r>
          <w:r>
            <w:rPr>
              <w:spacing w:val="-5"/>
            </w:rPr>
            <w:t xml:space="preserve"> </w:t>
          </w:r>
          <w:r>
            <w:rPr/>
            <w:t>to</w:t>
          </w:r>
          <w:r>
            <w:rPr>
              <w:spacing w:val="-4"/>
            </w:rPr>
            <w:t xml:space="preserve"> </w:t>
          </w:r>
          <w:r>
            <w:rPr/>
            <w:t>consider</w:t>
          </w:r>
          <w:r>
            <w:rPr>
              <w:spacing w:val="-5"/>
            </w:rPr>
            <w:t xml:space="preserve"> </w:t>
          </w:r>
          <w:r>
            <w:rPr/>
            <w:t>the</w:t>
          </w:r>
          <w:r>
            <w:rPr>
              <w:spacing w:val="-4"/>
            </w:rPr>
            <w:t xml:space="preserve"> </w:t>
          </w:r>
          <w:r>
            <w:rPr/>
            <w:t>following</w:t>
          </w:r>
          <w:r>
            <w:rPr>
              <w:spacing w:val="-4"/>
            </w:rPr>
            <w:t xml:space="preserve"> </w:t>
          </w:r>
          <w:r>
            <w:rPr/>
            <w:t>aspects:</w:t>
          </w:r>
        </w:p>
        <w:p>
          <w:pPr>
            <w:pStyle w:val="ListParagraph"/>
            <w:numPr>
              <w:ilvl w:val="0"/>
              <w:numId w:val="2"/>
            </w:numPr>
            <w:tabs>
              <w:tab w:val="clear" w:pos="720"/>
              <w:tab w:val="left" w:pos="375" w:leader="none"/>
            </w:tabs>
            <w:spacing w:lineRule="auto" w:line="280" w:before="178" w:after="0"/>
            <w:ind w:left="701" w:right="335" w:hanging="546"/>
            <w:rPr/>
          </w:pPr>
          <w:r>
            <w:rPr/>
            <w:t xml:space="preserve">supply data, what type organic waste is supplied, where is the </w:t>
          </w:r>
          <w:r>
            <w:rPr>
              <w:spacing w:val="-4"/>
            </w:rPr>
            <w:t xml:space="preserve">supply, </w:t>
          </w:r>
          <w:r>
            <w:rPr/>
            <w:t xml:space="preserve">what is the capacity of </w:t>
          </w:r>
          <w:r>
            <w:rPr>
              <w:spacing w:val="-4"/>
            </w:rPr>
            <w:t xml:space="preserve">the </w:t>
          </w:r>
          <w:r>
            <w:rPr/>
            <w:t xml:space="preserve">supplied </w:t>
          </w:r>
          <w:r>
            <w:rPr>
              <w:spacing w:val="-7"/>
            </w:rPr>
            <w:t xml:space="preserve">OW, </w:t>
          </w:r>
          <w:r>
            <w:rPr/>
            <w:t>and what is the price of the supplied</w:t>
          </w:r>
          <w:r>
            <w:rPr>
              <w:spacing w:val="-9"/>
            </w:rPr>
            <w:t xml:space="preserve"> </w:t>
          </w:r>
          <w:r>
            <w:rPr/>
            <w:t>OW;</w:t>
          </w:r>
        </w:p>
        <w:p>
          <w:pPr>
            <w:pStyle w:val="ListParagraph"/>
            <w:numPr>
              <w:ilvl w:val="0"/>
              <w:numId w:val="2"/>
            </w:numPr>
            <w:tabs>
              <w:tab w:val="clear" w:pos="720"/>
              <w:tab w:val="left" w:pos="375" w:leader="none"/>
            </w:tabs>
            <w:spacing w:lineRule="auto" w:line="280" w:before="178" w:after="0"/>
            <w:ind w:left="701" w:right="335" w:hanging="546"/>
            <w:rPr/>
          </w:pPr>
          <w:r>
            <w:rPr/>
            <w:t>technology</w:t>
          </w:r>
          <w:r>
            <w:rPr>
              <w:spacing w:val="-8"/>
            </w:rPr>
            <w:t xml:space="preserve"> </w:t>
          </w:r>
          <w:r>
            <w:rPr/>
            <w:t>data,</w:t>
          </w:r>
          <w:r>
            <w:rPr>
              <w:spacing w:val="-8"/>
            </w:rPr>
            <w:t xml:space="preserve"> </w:t>
          </w:r>
          <w:r>
            <w:rPr/>
            <w:t>what</w:t>
          </w:r>
          <w:r>
            <w:rPr>
              <w:spacing w:val="-8"/>
            </w:rPr>
            <w:t xml:space="preserve"> </w:t>
          </w:r>
          <w:r>
            <w:rPr/>
            <w:t>type</w:t>
          </w:r>
          <w:r>
            <w:rPr>
              <w:spacing w:val="-8"/>
            </w:rPr>
            <w:t xml:space="preserve"> </w:t>
          </w:r>
          <w:r>
            <w:rPr/>
            <w:t>of</w:t>
          </w:r>
          <w:r>
            <w:rPr>
              <w:spacing w:val="-8"/>
            </w:rPr>
            <w:t xml:space="preserve"> </w:t>
          </w:r>
          <w:r>
            <w:rPr/>
            <w:t>technology</w:t>
          </w:r>
          <w:r>
            <w:rPr>
              <w:spacing w:val="-8"/>
            </w:rPr>
            <w:t xml:space="preserve"> </w:t>
          </w:r>
          <w:r>
            <w:rPr/>
            <w:t>is</w:t>
          </w:r>
          <w:r>
            <w:rPr>
              <w:spacing w:val="-8"/>
            </w:rPr>
            <w:t xml:space="preserve"> </w:t>
          </w:r>
          <w:r>
            <w:rPr/>
            <w:t>installed</w:t>
          </w:r>
          <w:r>
            <w:rPr>
              <w:spacing w:val="-8"/>
            </w:rPr>
            <w:t xml:space="preserve"> </w:t>
          </w:r>
          <w:r>
            <w:rPr/>
            <w:t>(or</w:t>
          </w:r>
          <w:r>
            <w:rPr>
              <w:spacing w:val="-8"/>
            </w:rPr>
            <w:t xml:space="preserve"> </w:t>
          </w:r>
          <w:r>
            <w:rPr/>
            <w:t>can</w:t>
          </w:r>
          <w:r>
            <w:rPr>
              <w:spacing w:val="-8"/>
            </w:rPr>
            <w:t xml:space="preserve"> </w:t>
          </w:r>
          <w:r>
            <w:rPr/>
            <w:t>be</w:t>
          </w:r>
          <w:r>
            <w:rPr>
              <w:spacing w:val="-8"/>
            </w:rPr>
            <w:t xml:space="preserve"> </w:t>
          </w:r>
          <w:r>
            <w:rPr/>
            <w:t>installed),</w:t>
          </w:r>
          <w:r>
            <w:rPr>
              <w:spacing w:val="-8"/>
            </w:rPr>
            <w:t xml:space="preserve"> </w:t>
          </w:r>
          <w:r>
            <w:rPr/>
            <w:t>where</w:t>
          </w:r>
          <w:r>
            <w:rPr>
              <w:spacing w:val="-8"/>
            </w:rPr>
            <w:t xml:space="preserve"> </w:t>
          </w:r>
          <w:r>
            <w:rPr/>
            <w:t>is</w:t>
          </w:r>
          <w:r>
            <w:rPr>
              <w:spacing w:val="-8"/>
            </w:rPr>
            <w:t xml:space="preserve"> </w:t>
          </w:r>
          <w:r>
            <w:rPr/>
            <w:t>the</w:t>
          </w:r>
          <w:r>
            <w:rPr>
              <w:spacing w:val="-8"/>
            </w:rPr>
            <w:t xml:space="preserve"> </w:t>
          </w:r>
          <w:r>
            <w:rPr/>
            <w:t>technology (candidate), and what is the capacity of that</w:t>
          </w:r>
          <w:r>
            <w:rPr>
              <w:spacing w:val="-13"/>
            </w:rPr>
            <w:t xml:space="preserve"> </w:t>
          </w:r>
          <w:r>
            <w:rPr/>
            <w:t>technology;</w:t>
          </w:r>
        </w:p>
        <w:p>
          <w:pPr>
            <w:pStyle w:val="ListParagraph"/>
            <w:numPr>
              <w:ilvl w:val="0"/>
              <w:numId w:val="2"/>
            </w:numPr>
            <w:tabs>
              <w:tab w:val="clear" w:pos="720"/>
              <w:tab w:val="left" w:pos="375" w:leader="none"/>
            </w:tabs>
            <w:spacing w:lineRule="auto" w:line="280" w:before="179" w:after="0"/>
            <w:ind w:left="701" w:right="335" w:hanging="546"/>
            <w:rPr/>
          </w:pPr>
          <w:r>
            <w:rPr/>
            <w:t>consumer data, what type of product can be sold, where is the consumer, what is the capacity of the requested product, and what is the price of the</w:t>
          </w:r>
          <w:r>
            <w:rPr>
              <w:spacing w:val="-18"/>
            </w:rPr>
            <w:t xml:space="preserve"> </w:t>
          </w:r>
          <w:r>
            <w:rPr/>
            <w:t>product;</w:t>
          </w:r>
        </w:p>
        <w:p>
          <w:pPr>
            <w:pStyle w:val="ListParagraph"/>
            <w:numPr>
              <w:ilvl w:val="0"/>
              <w:numId w:val="2"/>
            </w:numPr>
            <w:tabs>
              <w:tab w:val="clear" w:pos="720"/>
              <w:tab w:val="left" w:pos="375" w:leader="none"/>
            </w:tabs>
            <w:spacing w:before="178" w:after="0"/>
            <w:ind w:left="374" w:hanging="219"/>
            <w:rPr/>
          </w:pPr>
          <w:r>
            <w:rPr/>
            <w:t>transportation</w:t>
          </w:r>
          <w:r>
            <w:rPr>
              <w:spacing w:val="-5"/>
            </w:rPr>
            <w:t xml:space="preserve"> </w:t>
          </w:r>
          <w:r>
            <w:rPr/>
            <w:t>data,</w:t>
          </w:r>
          <w:r>
            <w:rPr>
              <w:spacing w:val="-5"/>
            </w:rPr>
            <w:t xml:space="preserve"> </w:t>
          </w:r>
          <w:r>
            <w:rPr/>
            <w:t>what</w:t>
          </w:r>
          <w:r>
            <w:rPr>
              <w:spacing w:val="-4"/>
            </w:rPr>
            <w:t xml:space="preserve"> </w:t>
          </w:r>
          <w:r>
            <w:rPr/>
            <w:t>are</w:t>
          </w:r>
          <w:r>
            <w:rPr>
              <w:spacing w:val="-5"/>
            </w:rPr>
            <w:t xml:space="preserve"> </w:t>
          </w:r>
          <w:r>
            <w:rPr/>
            <w:t>the</w:t>
          </w:r>
          <w:r>
            <w:rPr>
              <w:spacing w:val="-4"/>
            </w:rPr>
            <w:t xml:space="preserve"> </w:t>
          </w:r>
          <w:r>
            <w:rPr/>
            <w:t>feasible</w:t>
          </w:r>
          <w:r>
            <w:rPr>
              <w:spacing w:val="-5"/>
            </w:rPr>
            <w:t xml:space="preserve"> </w:t>
          </w:r>
          <w:r>
            <w:rPr/>
            <w:t>transportation</w:t>
          </w:r>
          <w:r>
            <w:rPr>
              <w:spacing w:val="-4"/>
            </w:rPr>
            <w:t xml:space="preserve"> </w:t>
          </w:r>
          <w:r>
            <w:rPr/>
            <w:t>routes</w:t>
          </w:r>
          <w:r>
            <w:rPr>
              <w:spacing w:val="-5"/>
            </w:rPr>
            <w:t xml:space="preserve"> </w:t>
          </w:r>
          <w:r>
            <w:rPr/>
            <w:t>for</w:t>
          </w:r>
          <w:r>
            <w:rPr>
              <w:spacing w:val="-4"/>
            </w:rPr>
            <w:t xml:space="preserve"> </w:t>
          </w:r>
          <w:r>
            <w:rPr/>
            <w:t>each</w:t>
          </w:r>
          <w:r>
            <w:rPr>
              <w:spacing w:val="-5"/>
            </w:rPr>
            <w:t xml:space="preserve"> </w:t>
          </w:r>
          <w:r>
            <w:rPr/>
            <w:t>material</w:t>
          </w:r>
          <w:r>
            <w:rPr>
              <w:spacing w:val="-4"/>
            </w:rPr>
            <w:t xml:space="preserve"> </w:t>
          </w:r>
          <w:r>
            <w:rPr/>
            <w:t>in</w:t>
          </w:r>
          <w:r>
            <w:rPr>
              <w:spacing w:val="-5"/>
            </w:rPr>
            <w:t xml:space="preserve"> </w:t>
          </w:r>
          <w:r>
            <w:rPr/>
            <w:t>the</w:t>
          </w:r>
          <w:r>
            <w:rPr>
              <w:spacing w:val="-4"/>
            </w:rPr>
            <w:t xml:space="preserve"> </w:t>
          </w:r>
          <w:r>
            <w:rPr/>
            <w:t>network.</w:t>
          </w:r>
        </w:p>
        <w:p>
          <w:pPr>
            <w:pStyle w:val="TextBody"/>
            <w:spacing w:lineRule="auto" w:line="280" w:before="230" w:after="0"/>
            <w:ind w:left="156" w:right="331" w:firstLine="338"/>
            <w:rPr/>
          </w:pPr>
          <w:r>
            <w:rPr/>
            <w:t>Users</w:t>
          </w:r>
          <w:r>
            <w:rPr>
              <w:spacing w:val="-13"/>
            </w:rPr>
            <w:t xml:space="preserve"> </w:t>
          </w:r>
          <w:r>
            <w:rPr/>
            <w:t>can</w:t>
          </w:r>
          <w:r>
            <w:rPr>
              <w:spacing w:val="-13"/>
            </w:rPr>
            <w:t xml:space="preserve"> </w:t>
          </w:r>
          <w:r>
            <w:rPr/>
            <w:t>follow</w:t>
          </w:r>
          <w:r>
            <w:rPr>
              <w:spacing w:val="-12"/>
            </w:rPr>
            <w:t xml:space="preserve"> </w:t>
          </w:r>
          <w:r>
            <w:rPr/>
            <w:t>steps</w:t>
          </w:r>
          <w:r>
            <w:rPr>
              <w:spacing w:val="-13"/>
            </w:rPr>
            <w:t xml:space="preserve"> </w:t>
          </w:r>
          <w:r>
            <w:rPr/>
            <w:t>1-4</w:t>
          </w:r>
          <w:r>
            <w:rPr>
              <w:spacing w:val="-13"/>
            </w:rPr>
            <w:t xml:space="preserve"> </w:t>
          </w:r>
          <w:r>
            <w:rPr/>
            <w:t>to</w:t>
          </w:r>
          <w:r>
            <w:rPr>
              <w:spacing w:val="-12"/>
            </w:rPr>
            <w:t xml:space="preserve"> </w:t>
          </w:r>
          <w:r>
            <w:rPr/>
            <w:t>learn</w:t>
          </w:r>
          <w:r>
            <w:rPr>
              <w:spacing w:val="-13"/>
            </w:rPr>
            <w:t xml:space="preserve"> </w:t>
          </w:r>
          <w:r>
            <w:rPr/>
            <w:t>the</w:t>
          </w:r>
          <w:r>
            <w:rPr>
              <w:spacing w:val="-13"/>
            </w:rPr>
            <w:t xml:space="preserve"> </w:t>
          </w:r>
          <w:r>
            <w:rPr/>
            <w:t>data</w:t>
          </w:r>
          <w:r>
            <w:rPr>
              <w:spacing w:val="-12"/>
            </w:rPr>
            <w:t xml:space="preserve"> </w:t>
          </w:r>
          <w:r>
            <w:rPr/>
            <w:t>input</w:t>
          </w:r>
          <w:r>
            <w:rPr>
              <w:spacing w:val="-13"/>
            </w:rPr>
            <w:t xml:space="preserve"> </w:t>
          </w:r>
          <w:r>
            <w:rPr/>
            <w:t>procedure.</w:t>
          </w:r>
          <w:r>
            <w:rPr>
              <w:spacing w:val="4"/>
            </w:rPr>
            <w:t xml:space="preserve"> </w:t>
          </w:r>
          <w:r>
            <w:rPr/>
            <w:t>Here</w:t>
          </w:r>
          <w:r>
            <w:rPr>
              <w:spacing w:val="-13"/>
            </w:rPr>
            <w:t xml:space="preserve"> </w:t>
          </w:r>
          <w:r>
            <w:rPr/>
            <w:t>we</w:t>
          </w:r>
          <w:r>
            <w:rPr>
              <w:spacing w:val="-12"/>
            </w:rPr>
            <w:t xml:space="preserve"> </w:t>
          </w:r>
          <w:r>
            <w:rPr/>
            <w:t>illustrate</w:t>
          </w:r>
          <w:r>
            <w:rPr>
              <w:spacing w:val="-13"/>
            </w:rPr>
            <w:t xml:space="preserve"> </w:t>
          </w:r>
          <w:r>
            <w:rPr/>
            <w:t>those</w:t>
          </w:r>
          <w:r>
            <w:rPr>
              <w:spacing w:val="-13"/>
            </w:rPr>
            <w:t xml:space="preserve"> </w:t>
          </w:r>
          <w:r>
            <w:rPr/>
            <w:t>steps</w:t>
          </w:r>
          <w:r>
            <w:rPr>
              <w:spacing w:val="-12"/>
            </w:rPr>
            <w:t xml:space="preserve"> </w:t>
          </w:r>
          <w:r>
            <w:rPr/>
            <w:t>as</w:t>
          </w:r>
          <w:r>
            <w:rPr>
              <w:spacing w:val="-13"/>
            </w:rPr>
            <w:t xml:space="preserve"> </w:t>
          </w:r>
          <w:r>
            <w:rPr>
              <w:spacing w:val="-3"/>
            </w:rPr>
            <w:t xml:space="preserve">well </w:t>
          </w:r>
          <w:r>
            <w:rPr/>
            <w:t>as data used</w:t>
          </w:r>
          <w:r>
            <w:rPr>
              <w:spacing w:val="-4"/>
            </w:rPr>
            <w:t xml:space="preserve"> </w:t>
          </w:r>
          <w:r>
            <w:rPr/>
            <w:t>again.</w:t>
          </w:r>
        </w:p>
        <w:p>
          <w:pPr>
            <w:sectPr>
              <w:headerReference w:type="default" r:id="rId41"/>
              <w:footerReference w:type="default" r:id="rId42"/>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ind w:left="156" w:right="257" w:firstLine="338"/>
            <w:rPr/>
          </w:pPr>
          <w:r>
            <w:rPr/>
            <w:t xml:space="preserve">In this example, we consider three CAFOs supplying (livestock) waste in the Madison (WI) area. The supply data is summarized in Table </w:t>
          </w:r>
          <w:hyperlink w:anchor="_bookmark10">
            <w:r>
              <w:rPr>
                <w:color w:val="0000FF"/>
              </w:rPr>
              <w:t xml:space="preserve">1 </w:t>
            </w:r>
          </w:hyperlink>
          <w:r>
            <w:rPr/>
            <w:t xml:space="preserve">and the locations are shown in Figure </w:t>
          </w:r>
          <w:hyperlink w:anchor="_bookmark11">
            <w:r>
              <w:rPr>
                <w:color w:val="0000FF"/>
              </w:rPr>
              <w:t>4</w:t>
            </w:r>
          </w:hyperlink>
          <w:r>
            <w:rPr/>
            <w:t>. Note that the</w:t>
          </w:r>
        </w:p>
        <w:p>
          <w:pPr>
            <w:pStyle w:val="TextBody"/>
            <w:rPr>
              <w:sz w:val="20"/>
            </w:rPr>
          </w:pPr>
          <w:r>
            <w:rPr>
              <w:sz w:val="20"/>
            </w:rPr>
          </w:r>
        </w:p>
        <w:p>
          <w:pPr>
            <w:pStyle w:val="TextBody"/>
            <w:rPr>
              <w:sz w:val="20"/>
            </w:rPr>
          </w:pPr>
          <w:r>
            <w:rPr>
              <w:sz w:val="20"/>
            </w:rPr>
          </w:r>
        </w:p>
        <w:p>
          <w:pPr>
            <w:pStyle w:val="TextBody"/>
            <w:spacing w:lineRule="auto" w:line="280" w:before="1" w:after="0"/>
            <w:ind w:left="155" w:right="269" w:hanging="0"/>
            <w:rPr/>
          </w:pPr>
          <w:r>
            <w:rPr>
              <w:b/>
            </w:rPr>
            <w:t xml:space="preserve">negative supply price </w:t>
          </w:r>
          <w:r>
            <w:rPr/>
            <w:t>means the supplier will pay to whoever takes the OW away (while a positive price means the supplier needs to get paid).</w:t>
          </w:r>
        </w:p>
        <w:p>
          <w:pPr>
            <w:pStyle w:val="TextBody"/>
            <w:spacing w:before="4" w:after="0"/>
            <w:rPr>
              <w:sz w:val="15"/>
            </w:rPr>
          </w:pPr>
          <w:r>
            <w:rPr>
              <w:sz w:val="15"/>
            </w:rPr>
          </w:r>
        </w:p>
      </w:sdtContent>
    </w:sdt>
    <w:tbl>
      <w:tblPr>
        <w:tblW w:w="9706" w:type="dxa"/>
        <w:jc w:val="left"/>
        <w:tblInd w:w="163" w:type="dxa"/>
        <w:tblLayout w:type="fixed"/>
        <w:tblCellMar>
          <w:top w:w="0" w:type="dxa"/>
          <w:left w:w="0" w:type="dxa"/>
          <w:bottom w:w="0" w:type="dxa"/>
          <w:right w:w="0" w:type="dxa"/>
        </w:tblCellMar>
        <w:tblLook w:firstRow="1" w:noVBand="0" w:lastRow="1" w:firstColumn="1" w:lastColumn="1" w:noHBand="0" w:val="01e0"/>
      </w:tblPr>
      <w:tblGrid>
        <w:gridCol w:w="900"/>
        <w:gridCol w:w="1443"/>
        <w:gridCol w:w="2708"/>
        <w:gridCol w:w="2482"/>
        <w:gridCol w:w="2173"/>
      </w:tblGrid>
      <w:tr>
        <w:trPr>
          <w:trHeight w:val="284" w:hRule="atLeast"/>
        </w:trPr>
        <w:tc>
          <w:tcPr>
            <w:tcW w:w="900" w:type="dxa"/>
            <w:tcBorders>
              <w:top w:val="single" w:sz="4" w:space="0" w:color="000000"/>
              <w:bottom w:val="single" w:sz="4" w:space="0" w:color="000000"/>
            </w:tcBorders>
          </w:tcPr>
          <w:p>
            <w:pPr>
              <w:pStyle w:val="TableParagraph"/>
              <w:widowControl w:val="false"/>
              <w:spacing w:before="7" w:after="0"/>
              <w:ind w:left="98" w:right="98" w:hanging="0"/>
              <w:rPr>
                <w:sz w:val="20"/>
              </w:rPr>
            </w:pPr>
            <w:bookmarkStart w:id="17" w:name="_bookmark10"/>
            <w:bookmarkEnd w:id="17"/>
            <w:r>
              <w:rPr>
                <w:sz w:val="20"/>
              </w:rPr>
              <w:t>No.</w:t>
            </w:r>
          </w:p>
        </w:tc>
        <w:tc>
          <w:tcPr>
            <w:tcW w:w="1443" w:type="dxa"/>
            <w:tcBorders>
              <w:top w:val="single" w:sz="4" w:space="0" w:color="000000"/>
              <w:bottom w:val="single" w:sz="4" w:space="0" w:color="000000"/>
            </w:tcBorders>
          </w:tcPr>
          <w:p>
            <w:pPr>
              <w:pStyle w:val="TableParagraph"/>
              <w:widowControl w:val="false"/>
              <w:spacing w:before="7" w:after="0"/>
              <w:ind w:left="97" w:right="97" w:hanging="0"/>
              <w:rPr>
                <w:sz w:val="20"/>
              </w:rPr>
            </w:pPr>
            <w:r>
              <w:rPr>
                <w:sz w:val="20"/>
              </w:rPr>
              <w:t>Supplied OW</w:t>
            </w:r>
          </w:p>
        </w:tc>
        <w:tc>
          <w:tcPr>
            <w:tcW w:w="2708" w:type="dxa"/>
            <w:tcBorders>
              <w:top w:val="single" w:sz="4" w:space="0" w:color="000000"/>
              <w:bottom w:val="single" w:sz="4" w:space="0" w:color="000000"/>
            </w:tcBorders>
          </w:tcPr>
          <w:p>
            <w:pPr>
              <w:pStyle w:val="TableParagraph"/>
              <w:widowControl w:val="false"/>
              <w:spacing w:before="7" w:after="0"/>
              <w:ind w:left="95" w:right="94" w:hanging="0"/>
              <w:rPr>
                <w:sz w:val="20"/>
              </w:rPr>
            </w:pPr>
            <w:r>
              <w:rPr>
                <w:sz w:val="20"/>
              </w:rPr>
              <w:t>Location (latitude, logitude)</w:t>
            </w:r>
          </w:p>
        </w:tc>
        <w:tc>
          <w:tcPr>
            <w:tcW w:w="2482" w:type="dxa"/>
            <w:tcBorders>
              <w:top w:val="single" w:sz="4" w:space="0" w:color="000000"/>
              <w:bottom w:val="single" w:sz="4" w:space="0" w:color="000000"/>
            </w:tcBorders>
          </w:tcPr>
          <w:p>
            <w:pPr>
              <w:pStyle w:val="TableParagraph"/>
              <w:widowControl w:val="false"/>
              <w:spacing w:before="7" w:after="0"/>
              <w:ind w:left="95" w:right="94" w:hanging="0"/>
              <w:rPr>
                <w:sz w:val="20"/>
              </w:rPr>
            </w:pPr>
            <w:r>
              <w:rPr>
                <w:sz w:val="20"/>
              </w:rPr>
              <w:t>Capacity (tonne per year)</w:t>
            </w:r>
          </w:p>
        </w:tc>
        <w:tc>
          <w:tcPr>
            <w:tcW w:w="2173" w:type="dxa"/>
            <w:tcBorders>
              <w:top w:val="single" w:sz="4" w:space="0" w:color="000000"/>
              <w:bottom w:val="single" w:sz="4" w:space="0" w:color="000000"/>
            </w:tcBorders>
          </w:tcPr>
          <w:p>
            <w:pPr>
              <w:pStyle w:val="TableParagraph"/>
              <w:widowControl w:val="false"/>
              <w:spacing w:before="7" w:after="0"/>
              <w:ind w:left="96" w:right="94" w:hanging="0"/>
              <w:rPr>
                <w:sz w:val="20"/>
              </w:rPr>
            </w:pPr>
            <w:r>
              <w:rPr>
                <w:sz w:val="20"/>
              </w:rPr>
              <w:t>Price (USD per tonne)</w:t>
            </w:r>
          </w:p>
        </w:tc>
      </w:tr>
      <w:tr>
        <w:trPr>
          <w:trHeight w:val="279" w:hRule="atLeast"/>
        </w:trPr>
        <w:tc>
          <w:tcPr>
            <w:tcW w:w="900" w:type="dxa"/>
            <w:tcBorders>
              <w:top w:val="single" w:sz="4" w:space="0" w:color="000000"/>
            </w:tcBorders>
          </w:tcPr>
          <w:p>
            <w:pPr>
              <w:pStyle w:val="TableParagraph"/>
              <w:widowControl w:val="false"/>
              <w:spacing w:before="7" w:after="0"/>
              <w:ind w:left="98" w:right="98" w:hanging="0"/>
              <w:rPr>
                <w:sz w:val="20"/>
              </w:rPr>
            </w:pPr>
            <w:r>
              <w:rPr>
                <w:sz w:val="20"/>
              </w:rPr>
              <w:t>CAFO1</w:t>
            </w:r>
          </w:p>
        </w:tc>
        <w:tc>
          <w:tcPr>
            <w:tcW w:w="1443" w:type="dxa"/>
            <w:tcBorders>
              <w:top w:val="single" w:sz="4" w:space="0" w:color="000000"/>
            </w:tcBorders>
          </w:tcPr>
          <w:p>
            <w:pPr>
              <w:pStyle w:val="TableParagraph"/>
              <w:widowControl w:val="false"/>
              <w:spacing w:before="7" w:after="0"/>
              <w:ind w:left="97" w:right="97" w:hanging="0"/>
              <w:rPr>
                <w:sz w:val="20"/>
              </w:rPr>
            </w:pPr>
            <w:r>
              <w:rPr>
                <w:sz w:val="20"/>
              </w:rPr>
              <w:t>Waste</w:t>
            </w:r>
          </w:p>
        </w:tc>
        <w:tc>
          <w:tcPr>
            <w:tcW w:w="2708" w:type="dxa"/>
            <w:tcBorders>
              <w:top w:val="single" w:sz="4" w:space="0" w:color="000000"/>
            </w:tcBorders>
          </w:tcPr>
          <w:p>
            <w:pPr>
              <w:pStyle w:val="TableParagraph"/>
              <w:widowControl w:val="false"/>
              <w:spacing w:lineRule="exact" w:line="256" w:before="0" w:after="0"/>
              <w:ind w:left="95" w:right="94" w:hanging="0"/>
              <w:rPr>
                <w:sz w:val="20"/>
              </w:rPr>
            </w:pPr>
            <w:r>
              <w:rPr>
                <w:w w:val="105"/>
                <w:sz w:val="20"/>
              </w:rPr>
              <w:t>43</w:t>
            </w:r>
            <w:r>
              <w:rPr>
                <w:rFonts w:ascii="Verdana" w:hAnsi="Verdana"/>
                <w:i/>
                <w:w w:val="105"/>
                <w:position w:val="7"/>
                <w:sz w:val="14"/>
              </w:rPr>
              <w:t xml:space="preserve">◦ </w:t>
            </w:r>
            <w:r>
              <w:rPr>
                <w:w w:val="105"/>
                <w:sz w:val="20"/>
              </w:rPr>
              <w:t>7’ 35" N, 89</w:t>
            </w:r>
            <w:r>
              <w:rPr>
                <w:rFonts w:ascii="Verdana" w:hAnsi="Verdana"/>
                <w:i/>
                <w:w w:val="105"/>
                <w:position w:val="7"/>
                <w:sz w:val="14"/>
              </w:rPr>
              <w:t xml:space="preserve">◦ </w:t>
            </w:r>
            <w:r>
              <w:rPr>
                <w:w w:val="105"/>
                <w:sz w:val="20"/>
              </w:rPr>
              <w:t>33’ 5" W</w:t>
            </w:r>
          </w:p>
        </w:tc>
        <w:tc>
          <w:tcPr>
            <w:tcW w:w="2482" w:type="dxa"/>
            <w:tcBorders>
              <w:top w:val="single" w:sz="4" w:space="0" w:color="000000"/>
            </w:tcBorders>
          </w:tcPr>
          <w:p>
            <w:pPr>
              <w:pStyle w:val="TableParagraph"/>
              <w:widowControl w:val="false"/>
              <w:spacing w:before="7" w:after="0"/>
              <w:ind w:left="95" w:right="94" w:hanging="0"/>
              <w:rPr>
                <w:sz w:val="20"/>
              </w:rPr>
            </w:pPr>
            <w:r>
              <w:rPr>
                <w:sz w:val="20"/>
              </w:rPr>
              <w:t>65000</w:t>
            </w:r>
          </w:p>
        </w:tc>
        <w:tc>
          <w:tcPr>
            <w:tcW w:w="2173" w:type="dxa"/>
            <w:tcBorders>
              <w:top w:val="single" w:sz="4" w:space="0" w:color="000000"/>
            </w:tcBorders>
          </w:tcPr>
          <w:p>
            <w:pPr>
              <w:pStyle w:val="TableParagraph"/>
              <w:widowControl w:val="false"/>
              <w:spacing w:before="7" w:after="0"/>
              <w:ind w:left="96" w:right="94" w:hanging="0"/>
              <w:rPr>
                <w:sz w:val="20"/>
              </w:rPr>
            </w:pPr>
            <w:r>
              <w:rPr>
                <w:sz w:val="20"/>
              </w:rPr>
              <w:t>-5</w:t>
            </w:r>
          </w:p>
        </w:tc>
      </w:tr>
      <w:tr>
        <w:trPr>
          <w:trHeight w:val="286" w:hRule="atLeast"/>
        </w:trPr>
        <w:tc>
          <w:tcPr>
            <w:tcW w:w="900" w:type="dxa"/>
            <w:tcBorders/>
          </w:tcPr>
          <w:p>
            <w:pPr>
              <w:pStyle w:val="TableParagraph"/>
              <w:widowControl w:val="false"/>
              <w:spacing w:before="15" w:after="0"/>
              <w:ind w:left="98" w:right="98" w:hanging="0"/>
              <w:rPr>
                <w:sz w:val="20"/>
              </w:rPr>
            </w:pPr>
            <w:r>
              <w:rPr>
                <w:sz w:val="20"/>
              </w:rPr>
              <w:t>CAFO2</w:t>
            </w:r>
          </w:p>
        </w:tc>
        <w:tc>
          <w:tcPr>
            <w:tcW w:w="1443" w:type="dxa"/>
            <w:tcBorders/>
          </w:tcPr>
          <w:p>
            <w:pPr>
              <w:pStyle w:val="TableParagraph"/>
              <w:widowControl w:val="false"/>
              <w:spacing w:before="15" w:after="0"/>
              <w:ind w:left="97" w:right="97" w:hanging="0"/>
              <w:rPr>
                <w:sz w:val="20"/>
              </w:rPr>
            </w:pPr>
            <w:r>
              <w:rPr>
                <w:sz w:val="20"/>
              </w:rPr>
              <w:t>Waste</w:t>
            </w:r>
          </w:p>
        </w:tc>
        <w:tc>
          <w:tcPr>
            <w:tcW w:w="2708" w:type="dxa"/>
            <w:tcBorders/>
          </w:tcPr>
          <w:p>
            <w:pPr>
              <w:pStyle w:val="TableParagraph"/>
              <w:widowControl w:val="false"/>
              <w:spacing w:lineRule="exact" w:line="264" w:before="0" w:after="0"/>
              <w:ind w:left="95" w:right="94" w:hanging="0"/>
              <w:rPr>
                <w:sz w:val="20"/>
              </w:rPr>
            </w:pPr>
            <w:r>
              <w:rPr>
                <w:w w:val="105"/>
                <w:sz w:val="20"/>
              </w:rPr>
              <w:t>43</w:t>
            </w:r>
            <w:r>
              <w:rPr>
                <w:rFonts w:ascii="Verdana" w:hAnsi="Verdana"/>
                <w:i/>
                <w:w w:val="105"/>
                <w:position w:val="7"/>
                <w:sz w:val="14"/>
              </w:rPr>
              <w:t xml:space="preserve">◦ </w:t>
            </w:r>
            <w:r>
              <w:rPr>
                <w:w w:val="105"/>
                <w:sz w:val="20"/>
              </w:rPr>
              <w:t>12’ 50" N, 89</w:t>
            </w:r>
            <w:r>
              <w:rPr>
                <w:rFonts w:ascii="Verdana" w:hAnsi="Verdana"/>
                <w:i/>
                <w:w w:val="105"/>
                <w:position w:val="7"/>
                <w:sz w:val="14"/>
              </w:rPr>
              <w:t xml:space="preserve">◦ </w:t>
            </w:r>
            <w:r>
              <w:rPr>
                <w:w w:val="105"/>
                <w:sz w:val="20"/>
              </w:rPr>
              <w:t>28’ 44" W</w:t>
            </w:r>
          </w:p>
        </w:tc>
        <w:tc>
          <w:tcPr>
            <w:tcW w:w="2482" w:type="dxa"/>
            <w:tcBorders/>
          </w:tcPr>
          <w:p>
            <w:pPr>
              <w:pStyle w:val="TableParagraph"/>
              <w:widowControl w:val="false"/>
              <w:spacing w:before="15" w:after="0"/>
              <w:ind w:left="95" w:right="94" w:hanging="0"/>
              <w:rPr>
                <w:sz w:val="20"/>
              </w:rPr>
            </w:pPr>
            <w:r>
              <w:rPr>
                <w:sz w:val="20"/>
              </w:rPr>
              <w:t>35000</w:t>
            </w:r>
          </w:p>
        </w:tc>
        <w:tc>
          <w:tcPr>
            <w:tcW w:w="2173" w:type="dxa"/>
            <w:tcBorders/>
          </w:tcPr>
          <w:p>
            <w:pPr>
              <w:pStyle w:val="TableParagraph"/>
              <w:widowControl w:val="false"/>
              <w:spacing w:before="15" w:after="0"/>
              <w:ind w:left="96" w:right="94" w:hanging="0"/>
              <w:rPr>
                <w:sz w:val="20"/>
              </w:rPr>
            </w:pPr>
            <w:r>
              <w:rPr>
                <w:sz w:val="20"/>
              </w:rPr>
              <w:t>-10</w:t>
            </w:r>
          </w:p>
        </w:tc>
      </w:tr>
      <w:tr>
        <w:trPr>
          <w:trHeight w:val="292" w:hRule="atLeast"/>
        </w:trPr>
        <w:tc>
          <w:tcPr>
            <w:tcW w:w="900" w:type="dxa"/>
            <w:tcBorders>
              <w:bottom w:val="single" w:sz="4" w:space="0" w:color="000000"/>
            </w:tcBorders>
          </w:tcPr>
          <w:p>
            <w:pPr>
              <w:pStyle w:val="TableParagraph"/>
              <w:widowControl w:val="false"/>
              <w:spacing w:before="15" w:after="0"/>
              <w:ind w:left="98" w:right="98" w:hanging="0"/>
              <w:rPr>
                <w:sz w:val="20"/>
              </w:rPr>
            </w:pPr>
            <w:r>
              <w:rPr>
                <w:sz w:val="20"/>
              </w:rPr>
              <w:t>CAFO3</w:t>
            </w:r>
          </w:p>
        </w:tc>
        <w:tc>
          <w:tcPr>
            <w:tcW w:w="1443" w:type="dxa"/>
            <w:tcBorders>
              <w:bottom w:val="single" w:sz="4" w:space="0" w:color="000000"/>
            </w:tcBorders>
          </w:tcPr>
          <w:p>
            <w:pPr>
              <w:pStyle w:val="TableParagraph"/>
              <w:widowControl w:val="false"/>
              <w:spacing w:before="15" w:after="0"/>
              <w:ind w:left="97" w:right="97" w:hanging="0"/>
              <w:rPr>
                <w:sz w:val="20"/>
              </w:rPr>
            </w:pPr>
            <w:r>
              <w:rPr>
                <w:sz w:val="20"/>
              </w:rPr>
              <w:t>Waste</w:t>
            </w:r>
          </w:p>
        </w:tc>
        <w:tc>
          <w:tcPr>
            <w:tcW w:w="2708" w:type="dxa"/>
            <w:tcBorders>
              <w:bottom w:val="single" w:sz="4" w:space="0" w:color="000000"/>
            </w:tcBorders>
          </w:tcPr>
          <w:p>
            <w:pPr>
              <w:pStyle w:val="TableParagraph"/>
              <w:widowControl w:val="false"/>
              <w:spacing w:lineRule="exact" w:line="264" w:before="0" w:after="0"/>
              <w:ind w:left="95" w:right="94" w:hanging="0"/>
              <w:rPr>
                <w:sz w:val="20"/>
              </w:rPr>
            </w:pPr>
            <w:r>
              <w:rPr>
                <w:w w:val="105"/>
                <w:sz w:val="20"/>
              </w:rPr>
              <w:t>43</w:t>
            </w:r>
            <w:r>
              <w:rPr>
                <w:rFonts w:ascii="Verdana" w:hAnsi="Verdana"/>
                <w:i/>
                <w:w w:val="105"/>
                <w:position w:val="7"/>
                <w:sz w:val="14"/>
              </w:rPr>
              <w:t xml:space="preserve">◦ </w:t>
            </w:r>
            <w:r>
              <w:rPr>
                <w:w w:val="105"/>
                <w:sz w:val="20"/>
              </w:rPr>
              <w:t>14’ 44" N, 89</w:t>
            </w:r>
            <w:r>
              <w:rPr>
                <w:rFonts w:ascii="Verdana" w:hAnsi="Verdana"/>
                <w:i/>
                <w:w w:val="105"/>
                <w:position w:val="7"/>
                <w:sz w:val="14"/>
              </w:rPr>
              <w:t xml:space="preserve">◦ </w:t>
            </w:r>
            <w:r>
              <w:rPr>
                <w:w w:val="105"/>
                <w:sz w:val="20"/>
              </w:rPr>
              <w:t>26’ 14" W</w:t>
            </w:r>
          </w:p>
        </w:tc>
        <w:tc>
          <w:tcPr>
            <w:tcW w:w="2482" w:type="dxa"/>
            <w:tcBorders>
              <w:bottom w:val="single" w:sz="4" w:space="0" w:color="000000"/>
            </w:tcBorders>
          </w:tcPr>
          <w:p>
            <w:pPr>
              <w:pStyle w:val="TableParagraph"/>
              <w:widowControl w:val="false"/>
              <w:spacing w:before="15" w:after="0"/>
              <w:ind w:left="95" w:right="94" w:hanging="0"/>
              <w:rPr>
                <w:sz w:val="20"/>
              </w:rPr>
            </w:pPr>
            <w:r>
              <w:rPr>
                <w:sz w:val="20"/>
              </w:rPr>
              <w:t>15000</w:t>
            </w:r>
          </w:p>
        </w:tc>
        <w:tc>
          <w:tcPr>
            <w:tcW w:w="2173" w:type="dxa"/>
            <w:tcBorders>
              <w:bottom w:val="single" w:sz="4" w:space="0" w:color="000000"/>
            </w:tcBorders>
          </w:tcPr>
          <w:p>
            <w:pPr>
              <w:pStyle w:val="TableParagraph"/>
              <w:widowControl w:val="false"/>
              <w:spacing w:before="15" w:after="0"/>
              <w:ind w:left="96" w:right="94" w:hanging="0"/>
              <w:rPr>
                <w:sz w:val="20"/>
              </w:rPr>
            </w:pPr>
            <w:r>
              <w:rPr>
                <w:sz w:val="20"/>
              </w:rPr>
              <w:t>-15</w:t>
            </w:r>
          </w:p>
        </w:tc>
      </w:tr>
    </w:tbl>
    <w:p>
      <w:pPr>
        <w:pStyle w:val="Normal"/>
        <w:spacing w:before="211" w:after="0"/>
        <w:ind w:left="373" w:right="550" w:hanging="0"/>
        <w:jc w:val="center"/>
        <w:rPr/>
      </w:pPr>
      <w:r>
        <w:rPr>
          <w:b/>
        </w:rPr>
        <w:t xml:space="preserve">Table 1: </w:t>
      </w:r>
      <w:r>
        <w:rPr/>
        <w:t>Supply data of example 1</w:t>
      </w:r>
    </w:p>
    <w:p>
      <w:pPr>
        <w:pStyle w:val="TextBody"/>
        <w:rPr>
          <w:sz w:val="20"/>
        </w:rPr>
      </w:pPr>
      <w:r>
        <w:rPr>
          <w:sz w:val="20"/>
        </w:rPr>
      </w:r>
    </w:p>
    <w:p>
      <w:pPr>
        <w:pStyle w:val="TextBody"/>
        <w:rPr>
          <w:sz w:val="25"/>
        </w:rPr>
      </w:pPr>
      <w:r>
        <w:rPr>
          <w:sz w:val="25"/>
        </w:rPr>
        <w:drawing>
          <wp:anchor behindDoc="0" distT="0" distB="0" distL="0" distR="0" simplePos="0" locked="0" layoutInCell="0" allowOverlap="1" relativeHeight="27">
            <wp:simplePos x="0" y="0"/>
            <wp:positionH relativeFrom="page">
              <wp:posOffset>1807845</wp:posOffset>
            </wp:positionH>
            <wp:positionV relativeFrom="paragraph">
              <wp:posOffset>222250</wp:posOffset>
            </wp:positionV>
            <wp:extent cx="4145915" cy="2019300"/>
            <wp:effectExtent l="0" t="0" r="0" b="0"/>
            <wp:wrapTopAndBottom/>
            <wp:docPr id="29" name="image2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jpeg" descr=""/>
                    <pic:cNvPicPr>
                      <a:picLocks noChangeAspect="1" noChangeArrowheads="1"/>
                    </pic:cNvPicPr>
                  </pic:nvPicPr>
                  <pic:blipFill>
                    <a:blip r:embed="rId43"/>
                    <a:stretch>
                      <a:fillRect/>
                    </a:stretch>
                  </pic:blipFill>
                  <pic:spPr bwMode="auto">
                    <a:xfrm>
                      <a:off x="0" y="0"/>
                      <a:ext cx="4145915" cy="2019300"/>
                    </a:xfrm>
                    <a:prstGeom prst="rect">
                      <a:avLst/>
                    </a:prstGeom>
                  </pic:spPr>
                </pic:pic>
              </a:graphicData>
            </a:graphic>
          </wp:anchor>
        </w:drawing>
      </w:r>
    </w:p>
    <w:p>
      <w:pPr>
        <w:pStyle w:val="TextBody"/>
        <w:spacing w:before="7" w:after="0"/>
        <w:rPr>
          <w:sz w:val="12"/>
        </w:rPr>
      </w:pPr>
      <w:r>
        <w:rPr>
          <w:sz w:val="12"/>
        </w:rPr>
      </w:r>
    </w:p>
    <w:p>
      <w:pPr>
        <w:pStyle w:val="Normal"/>
        <w:spacing w:before="94" w:after="0"/>
        <w:ind w:left="373" w:right="550" w:hanging="0"/>
        <w:jc w:val="center"/>
        <w:rPr/>
      </w:pPr>
      <w:bookmarkStart w:id="18" w:name="_bookmark11"/>
      <w:bookmarkEnd w:id="18"/>
      <w:r>
        <w:rPr>
          <w:b/>
        </w:rPr>
        <w:t xml:space="preserve">Figure 4: </w:t>
      </w:r>
      <w:r>
        <w:rPr/>
        <w:t>Supply locations of example 1</w:t>
      </w:r>
    </w:p>
    <w:p>
      <w:pPr>
        <w:pStyle w:val="TextBody"/>
        <w:spacing w:before="4" w:after="0"/>
        <w:rPr>
          <w:sz w:val="26"/>
        </w:rPr>
      </w:pPr>
      <w:r>
        <w:rPr>
          <w:sz w:val="26"/>
        </w:rPr>
      </w:r>
    </w:p>
    <w:p>
      <w:pPr>
        <w:pStyle w:val="TextBody"/>
        <w:spacing w:lineRule="auto" w:line="280"/>
        <w:ind w:left="155" w:right="333" w:firstLine="338"/>
        <w:jc w:val="both"/>
        <w:rPr/>
      </w:pPr>
      <w:r>
        <w:rPr/>
        <w:t xml:space="preserve">When specifying technology data, users need to first consider what is a proper pathway to </w:t>
      </w:r>
      <w:r>
        <w:rPr>
          <w:spacing w:val="-4"/>
        </w:rPr>
        <w:t xml:space="preserve">pro- </w:t>
      </w:r>
      <w:r>
        <w:rPr/>
        <w:t xml:space="preserve">cess the </w:t>
      </w:r>
      <w:r>
        <w:rPr>
          <w:spacing w:val="-7"/>
        </w:rPr>
        <w:t xml:space="preserve">OW, </w:t>
      </w:r>
      <w:r>
        <w:rPr/>
        <w:t xml:space="preserve">and then put technologies in that pathway onto the map as a technology </w:t>
      </w:r>
      <w:r>
        <w:rPr>
          <w:spacing w:val="-3"/>
        </w:rPr>
        <w:t xml:space="preserve">provider. </w:t>
      </w:r>
      <w:r>
        <w:rPr/>
        <w:t>At the</w:t>
      </w:r>
      <w:r>
        <w:rPr>
          <w:spacing w:val="-9"/>
        </w:rPr>
        <w:t xml:space="preserve"> </w:t>
      </w:r>
      <w:r>
        <w:rPr>
          <w:spacing w:val="-3"/>
        </w:rPr>
        <w:t>provider,</w:t>
      </w:r>
      <w:r>
        <w:rPr>
          <w:spacing w:val="-8"/>
        </w:rPr>
        <w:t xml:space="preserve"> </w:t>
      </w:r>
      <w:r>
        <w:rPr/>
        <w:t>the</w:t>
      </w:r>
      <w:r>
        <w:rPr>
          <w:spacing w:val="-8"/>
        </w:rPr>
        <w:t xml:space="preserve"> </w:t>
      </w:r>
      <w:r>
        <w:rPr/>
        <w:t>specified</w:t>
      </w:r>
      <w:r>
        <w:rPr>
          <w:spacing w:val="-9"/>
        </w:rPr>
        <w:t xml:space="preserve"> </w:t>
      </w:r>
      <w:r>
        <w:rPr/>
        <w:t>technology</w:t>
      </w:r>
      <w:r>
        <w:rPr>
          <w:spacing w:val="-9"/>
        </w:rPr>
        <w:t xml:space="preserve"> </w:t>
      </w:r>
      <w:r>
        <w:rPr/>
        <w:t>is</w:t>
      </w:r>
      <w:r>
        <w:rPr>
          <w:spacing w:val="-8"/>
        </w:rPr>
        <w:t xml:space="preserve"> </w:t>
      </w:r>
      <w:r>
        <w:rPr/>
        <w:t>already</w:t>
      </w:r>
      <w:r>
        <w:rPr>
          <w:spacing w:val="-9"/>
        </w:rPr>
        <w:t xml:space="preserve"> </w:t>
      </w:r>
      <w:r>
        <w:rPr/>
        <w:t>installed</w:t>
      </w:r>
      <w:r>
        <w:rPr>
          <w:spacing w:val="-8"/>
        </w:rPr>
        <w:t xml:space="preserve"> </w:t>
      </w:r>
      <w:r>
        <w:rPr/>
        <w:t>for</w:t>
      </w:r>
      <w:r>
        <w:rPr>
          <w:spacing w:val="-9"/>
        </w:rPr>
        <w:t xml:space="preserve"> </w:t>
      </w:r>
      <w:r>
        <w:rPr/>
        <w:t>use.</w:t>
      </w:r>
      <w:r>
        <w:rPr>
          <w:spacing w:val="5"/>
        </w:rPr>
        <w:t xml:space="preserve"> </w:t>
      </w:r>
      <w:r>
        <w:rPr/>
        <w:t>In</w:t>
      </w:r>
      <w:r>
        <w:rPr>
          <w:spacing w:val="-9"/>
        </w:rPr>
        <w:t xml:space="preserve"> </w:t>
      </w:r>
      <w:r>
        <w:rPr/>
        <w:t>this</w:t>
      </w:r>
      <w:r>
        <w:rPr>
          <w:spacing w:val="-8"/>
        </w:rPr>
        <w:t xml:space="preserve"> </w:t>
      </w:r>
      <w:r>
        <w:rPr/>
        <w:t>example,</w:t>
      </w:r>
      <w:r>
        <w:rPr>
          <w:spacing w:val="-8"/>
        </w:rPr>
        <w:t xml:space="preserve"> </w:t>
      </w:r>
      <w:r>
        <w:rPr/>
        <w:t>we</w:t>
      </w:r>
      <w:r>
        <w:rPr>
          <w:spacing w:val="-9"/>
        </w:rPr>
        <w:t xml:space="preserve"> </w:t>
      </w:r>
      <w:r>
        <w:rPr/>
        <w:t>have</w:t>
      </w:r>
      <w:r>
        <w:rPr>
          <w:spacing w:val="-8"/>
        </w:rPr>
        <w:t xml:space="preserve"> </w:t>
      </w:r>
      <w:r>
        <w:rPr/>
        <w:t>two</w:t>
      </w:r>
      <w:r>
        <w:rPr>
          <w:spacing w:val="-9"/>
        </w:rPr>
        <w:t xml:space="preserve"> </w:t>
      </w:r>
      <w:r>
        <w:rPr/>
        <w:t>tech- nology</w:t>
      </w:r>
      <w:r>
        <w:rPr>
          <w:spacing w:val="-5"/>
        </w:rPr>
        <w:t xml:space="preserve"> </w:t>
      </w:r>
      <w:r>
        <w:rPr/>
        <w:t>providers,</w:t>
      </w:r>
      <w:r>
        <w:rPr>
          <w:spacing w:val="-4"/>
        </w:rPr>
        <w:t xml:space="preserve"> </w:t>
      </w:r>
      <w:r>
        <w:rPr/>
        <w:t>providing</w:t>
      </w:r>
      <w:r>
        <w:rPr>
          <w:spacing w:val="-4"/>
        </w:rPr>
        <w:t xml:space="preserve"> </w:t>
      </w:r>
      <w:r>
        <w:rPr/>
        <w:t>anaerobic</w:t>
      </w:r>
      <w:r>
        <w:rPr>
          <w:spacing w:val="-5"/>
        </w:rPr>
        <w:t xml:space="preserve"> </w:t>
      </w:r>
      <w:r>
        <w:rPr/>
        <w:t>digestion</w:t>
      </w:r>
      <w:r>
        <w:rPr>
          <w:spacing w:val="-4"/>
        </w:rPr>
        <w:t xml:space="preserve"> </w:t>
      </w:r>
      <w:r>
        <w:rPr/>
        <w:t>(AD,</w:t>
      </w:r>
      <w:r>
        <w:rPr>
          <w:spacing w:val="-4"/>
        </w:rPr>
        <w:t xml:space="preserve"> </w:t>
      </w:r>
      <w:r>
        <w:rPr/>
        <w:t>convert</w:t>
      </w:r>
      <w:r>
        <w:rPr>
          <w:spacing w:val="-4"/>
        </w:rPr>
        <w:t xml:space="preserve"> </w:t>
      </w:r>
      <w:r>
        <w:rPr/>
        <w:t>waste</w:t>
      </w:r>
      <w:r>
        <w:rPr>
          <w:spacing w:val="-4"/>
        </w:rPr>
        <w:t xml:space="preserve"> </w:t>
      </w:r>
      <w:r>
        <w:rPr/>
        <w:t>into</w:t>
      </w:r>
      <w:r>
        <w:rPr>
          <w:spacing w:val="-5"/>
        </w:rPr>
        <w:t xml:space="preserve"> </w:t>
      </w:r>
      <w:r>
        <w:rPr/>
        <w:t>biogas</w:t>
      </w:r>
      <w:r>
        <w:rPr>
          <w:spacing w:val="-4"/>
        </w:rPr>
        <w:t xml:space="preserve"> </w:t>
      </w:r>
      <w:r>
        <w:rPr/>
        <w:t>and</w:t>
      </w:r>
      <w:r>
        <w:rPr>
          <w:spacing w:val="-4"/>
        </w:rPr>
        <w:t xml:space="preserve"> </w:t>
      </w:r>
      <w:r>
        <w:rPr/>
        <w:t>digestate),</w:t>
      </w:r>
      <w:r>
        <w:rPr>
          <w:spacing w:val="-4"/>
        </w:rPr>
        <w:t xml:space="preserve"> and </w:t>
      </w:r>
      <w:r>
        <w:rPr/>
        <w:t>anaerobic digestion plus electricity generation (EG, convert biogas into electricity),</w:t>
      </w:r>
      <w:r>
        <w:rPr>
          <w:spacing w:val="-39"/>
        </w:rPr>
        <w:t xml:space="preserve"> </w:t>
      </w:r>
      <w:r>
        <w:rPr>
          <w:spacing w:val="-3"/>
        </w:rPr>
        <w:t xml:space="preserve">respectively. </w:t>
      </w:r>
      <w:r>
        <w:rPr/>
        <w:t xml:space="preserve">The technology data is summarized in </w:t>
      </w:r>
      <w:r>
        <w:rPr>
          <w:spacing w:val="-5"/>
        </w:rPr>
        <w:t xml:space="preserve">Table </w:t>
      </w:r>
      <w:hyperlink w:anchor="_bookmark12">
        <w:r>
          <w:rPr>
            <w:color w:val="0000FF"/>
          </w:rPr>
          <w:t xml:space="preserve">2 </w:t>
        </w:r>
      </w:hyperlink>
      <w:r>
        <w:rPr/>
        <w:t>and the locations are shown in Figure</w:t>
      </w:r>
      <w:r>
        <w:rPr>
          <w:spacing w:val="-29"/>
        </w:rPr>
        <w:t xml:space="preserve"> </w:t>
      </w:r>
      <w:hyperlink w:anchor="_bookmark13">
        <w:r>
          <w:rPr>
            <w:color w:val="0000FF"/>
          </w:rPr>
          <w:t>5</w:t>
        </w:r>
      </w:hyperlink>
      <w:r>
        <w:rPr/>
        <w:t>.</w:t>
      </w:r>
    </w:p>
    <w:p>
      <w:pPr>
        <w:pStyle w:val="TextBody"/>
        <w:spacing w:before="3" w:after="1"/>
        <w:rPr>
          <w:sz w:val="15"/>
        </w:rPr>
      </w:pPr>
      <w:r>
        <w:rPr>
          <w:sz w:val="15"/>
        </w:rPr>
      </w:r>
    </w:p>
    <w:tbl>
      <w:tblPr>
        <w:tblW w:w="8052" w:type="dxa"/>
        <w:jc w:val="left"/>
        <w:tblInd w:w="960" w:type="dxa"/>
        <w:tblLayout w:type="fixed"/>
        <w:tblCellMar>
          <w:top w:w="0" w:type="dxa"/>
          <w:left w:w="0" w:type="dxa"/>
          <w:bottom w:w="0" w:type="dxa"/>
          <w:right w:w="0" w:type="dxa"/>
        </w:tblCellMar>
        <w:tblLook w:firstRow="1" w:noVBand="0" w:lastRow="1" w:firstColumn="1" w:lastColumn="1" w:noHBand="0" w:val="01e0"/>
      </w:tblPr>
      <w:tblGrid>
        <w:gridCol w:w="742"/>
        <w:gridCol w:w="2118"/>
        <w:gridCol w:w="2708"/>
        <w:gridCol w:w="2483"/>
      </w:tblGrid>
      <w:tr>
        <w:trPr>
          <w:trHeight w:val="284" w:hRule="atLeast"/>
        </w:trPr>
        <w:tc>
          <w:tcPr>
            <w:tcW w:w="742" w:type="dxa"/>
            <w:tcBorders>
              <w:top w:val="single" w:sz="4" w:space="0" w:color="000000"/>
              <w:bottom w:val="single" w:sz="4" w:space="0" w:color="000000"/>
            </w:tcBorders>
          </w:tcPr>
          <w:p>
            <w:pPr>
              <w:pStyle w:val="TableParagraph"/>
              <w:widowControl w:val="false"/>
              <w:spacing w:before="7" w:after="0"/>
              <w:ind w:left="89" w:right="89" w:hanging="0"/>
              <w:rPr>
                <w:sz w:val="20"/>
              </w:rPr>
            </w:pPr>
            <w:bookmarkStart w:id="19" w:name="_bookmark12"/>
            <w:bookmarkEnd w:id="19"/>
            <w:r>
              <w:rPr>
                <w:sz w:val="20"/>
              </w:rPr>
              <w:t>No.</w:t>
            </w:r>
          </w:p>
        </w:tc>
        <w:tc>
          <w:tcPr>
            <w:tcW w:w="2118" w:type="dxa"/>
            <w:tcBorders>
              <w:top w:val="single" w:sz="4" w:space="0" w:color="000000"/>
              <w:bottom w:val="single" w:sz="4" w:space="0" w:color="000000"/>
            </w:tcBorders>
          </w:tcPr>
          <w:p>
            <w:pPr>
              <w:pStyle w:val="TableParagraph"/>
              <w:widowControl w:val="false"/>
              <w:spacing w:before="7" w:after="0"/>
              <w:ind w:left="85" w:right="84" w:hanging="0"/>
              <w:rPr>
                <w:sz w:val="20"/>
              </w:rPr>
            </w:pPr>
            <w:r>
              <w:rPr>
                <w:sz w:val="20"/>
              </w:rPr>
              <w:t>Technology Provided</w:t>
            </w:r>
          </w:p>
        </w:tc>
        <w:tc>
          <w:tcPr>
            <w:tcW w:w="2708" w:type="dxa"/>
            <w:tcBorders>
              <w:top w:val="single" w:sz="4" w:space="0" w:color="000000"/>
              <w:bottom w:val="single" w:sz="4" w:space="0" w:color="000000"/>
            </w:tcBorders>
          </w:tcPr>
          <w:p>
            <w:pPr>
              <w:pStyle w:val="TableParagraph"/>
              <w:widowControl w:val="false"/>
              <w:spacing w:before="7" w:after="0"/>
              <w:ind w:left="120" w:hanging="0"/>
              <w:jc w:val="left"/>
              <w:rPr>
                <w:sz w:val="20"/>
              </w:rPr>
            </w:pPr>
            <w:r>
              <w:rPr>
                <w:sz w:val="20"/>
              </w:rPr>
              <w:t>Location (latitude, logitude)</w:t>
            </w:r>
          </w:p>
        </w:tc>
        <w:tc>
          <w:tcPr>
            <w:tcW w:w="2483" w:type="dxa"/>
            <w:tcBorders>
              <w:top w:val="single" w:sz="4" w:space="0" w:color="000000"/>
              <w:bottom w:val="single" w:sz="4" w:space="0" w:color="000000"/>
            </w:tcBorders>
          </w:tcPr>
          <w:p>
            <w:pPr>
              <w:pStyle w:val="TableParagraph"/>
              <w:widowControl w:val="false"/>
              <w:spacing w:before="7" w:after="0"/>
              <w:ind w:left="95" w:right="93" w:hanging="0"/>
              <w:rPr>
                <w:sz w:val="20"/>
              </w:rPr>
            </w:pPr>
            <w:r>
              <w:rPr>
                <w:sz w:val="20"/>
              </w:rPr>
              <w:t>Capacity (tonne per year)</w:t>
            </w:r>
          </w:p>
        </w:tc>
      </w:tr>
      <w:tr>
        <w:trPr>
          <w:trHeight w:val="279" w:hRule="atLeast"/>
        </w:trPr>
        <w:tc>
          <w:tcPr>
            <w:tcW w:w="742" w:type="dxa"/>
            <w:tcBorders>
              <w:top w:val="single" w:sz="4" w:space="0" w:color="000000"/>
            </w:tcBorders>
          </w:tcPr>
          <w:p>
            <w:pPr>
              <w:pStyle w:val="TableParagraph"/>
              <w:widowControl w:val="false"/>
              <w:spacing w:before="7" w:after="0"/>
              <w:ind w:left="89" w:right="89" w:hanging="0"/>
              <w:rPr>
                <w:sz w:val="20"/>
              </w:rPr>
            </w:pPr>
            <w:r>
              <w:rPr>
                <w:sz w:val="20"/>
              </w:rPr>
              <w:t>Tech1</w:t>
            </w:r>
          </w:p>
        </w:tc>
        <w:tc>
          <w:tcPr>
            <w:tcW w:w="2118" w:type="dxa"/>
            <w:tcBorders>
              <w:top w:val="single" w:sz="4" w:space="0" w:color="000000"/>
            </w:tcBorders>
          </w:tcPr>
          <w:p>
            <w:pPr>
              <w:pStyle w:val="TableParagraph"/>
              <w:widowControl w:val="false"/>
              <w:spacing w:before="7" w:after="0"/>
              <w:ind w:left="85" w:right="84" w:hanging="0"/>
              <w:rPr>
                <w:sz w:val="20"/>
              </w:rPr>
            </w:pPr>
            <w:r>
              <w:rPr>
                <w:sz w:val="20"/>
              </w:rPr>
              <w:t>AD</w:t>
            </w:r>
          </w:p>
        </w:tc>
        <w:tc>
          <w:tcPr>
            <w:tcW w:w="2708" w:type="dxa"/>
            <w:tcBorders>
              <w:top w:val="single" w:sz="4" w:space="0" w:color="000000"/>
            </w:tcBorders>
          </w:tcPr>
          <w:p>
            <w:pPr>
              <w:pStyle w:val="TableParagraph"/>
              <w:widowControl w:val="false"/>
              <w:spacing w:lineRule="exact" w:line="256" w:before="0" w:after="0"/>
              <w:ind w:left="154" w:hanging="0"/>
              <w:jc w:val="left"/>
              <w:rPr>
                <w:sz w:val="20"/>
              </w:rPr>
            </w:pPr>
            <w:r>
              <w:rPr>
                <w:w w:val="105"/>
                <w:sz w:val="20"/>
              </w:rPr>
              <w:t>43</w:t>
            </w:r>
            <w:r>
              <w:rPr>
                <w:rFonts w:ascii="Verdana" w:hAnsi="Verdana"/>
                <w:i/>
                <w:w w:val="105"/>
                <w:position w:val="7"/>
                <w:sz w:val="14"/>
              </w:rPr>
              <w:t xml:space="preserve">◦ </w:t>
            </w:r>
            <w:r>
              <w:rPr>
                <w:w w:val="105"/>
                <w:sz w:val="20"/>
              </w:rPr>
              <w:t>10’ 22" N, 89</w:t>
            </w:r>
            <w:r>
              <w:rPr>
                <w:rFonts w:ascii="Verdana" w:hAnsi="Verdana"/>
                <w:i/>
                <w:w w:val="105"/>
                <w:position w:val="7"/>
                <w:sz w:val="14"/>
              </w:rPr>
              <w:t xml:space="preserve">◦ </w:t>
            </w:r>
            <w:r>
              <w:rPr>
                <w:w w:val="105"/>
                <w:sz w:val="20"/>
              </w:rPr>
              <w:t>30’ 13" W</w:t>
            </w:r>
          </w:p>
        </w:tc>
        <w:tc>
          <w:tcPr>
            <w:tcW w:w="2483" w:type="dxa"/>
            <w:tcBorders>
              <w:top w:val="single" w:sz="4" w:space="0" w:color="000000"/>
            </w:tcBorders>
          </w:tcPr>
          <w:p>
            <w:pPr>
              <w:pStyle w:val="TableParagraph"/>
              <w:widowControl w:val="false"/>
              <w:spacing w:before="7" w:after="0"/>
              <w:ind w:left="95" w:right="93" w:hanging="0"/>
              <w:rPr>
                <w:sz w:val="20"/>
              </w:rPr>
            </w:pPr>
            <w:r>
              <w:rPr>
                <w:sz w:val="20"/>
              </w:rPr>
              <w:t>60000</w:t>
            </w:r>
          </w:p>
        </w:tc>
      </w:tr>
      <w:tr>
        <w:trPr>
          <w:trHeight w:val="292" w:hRule="atLeast"/>
        </w:trPr>
        <w:tc>
          <w:tcPr>
            <w:tcW w:w="742" w:type="dxa"/>
            <w:tcBorders>
              <w:bottom w:val="single" w:sz="4" w:space="0" w:color="000000"/>
            </w:tcBorders>
          </w:tcPr>
          <w:p>
            <w:pPr>
              <w:pStyle w:val="TableParagraph"/>
              <w:widowControl w:val="false"/>
              <w:spacing w:before="15" w:after="0"/>
              <w:ind w:left="89" w:right="89" w:hanging="0"/>
              <w:rPr>
                <w:sz w:val="20"/>
              </w:rPr>
            </w:pPr>
            <w:r>
              <w:rPr>
                <w:sz w:val="20"/>
              </w:rPr>
              <w:t>Tech2</w:t>
            </w:r>
          </w:p>
        </w:tc>
        <w:tc>
          <w:tcPr>
            <w:tcW w:w="2118" w:type="dxa"/>
            <w:tcBorders>
              <w:bottom w:val="single" w:sz="4" w:space="0" w:color="000000"/>
            </w:tcBorders>
          </w:tcPr>
          <w:p>
            <w:pPr>
              <w:pStyle w:val="TableParagraph"/>
              <w:widowControl w:val="false"/>
              <w:spacing w:before="15" w:after="0"/>
              <w:ind w:left="85" w:right="84" w:hanging="0"/>
              <w:rPr>
                <w:sz w:val="20"/>
              </w:rPr>
            </w:pPr>
            <w:r>
              <w:rPr>
                <w:sz w:val="20"/>
              </w:rPr>
              <w:t>AD+EG</w:t>
            </w:r>
          </w:p>
        </w:tc>
        <w:tc>
          <w:tcPr>
            <w:tcW w:w="2708" w:type="dxa"/>
            <w:tcBorders>
              <w:bottom w:val="single" w:sz="4" w:space="0" w:color="000000"/>
            </w:tcBorders>
          </w:tcPr>
          <w:p>
            <w:pPr>
              <w:pStyle w:val="TableParagraph"/>
              <w:widowControl w:val="false"/>
              <w:spacing w:lineRule="exact" w:line="264" w:before="0" w:after="0"/>
              <w:ind w:left="154" w:hanging="0"/>
              <w:jc w:val="left"/>
              <w:rPr>
                <w:sz w:val="20"/>
              </w:rPr>
            </w:pPr>
            <w:r>
              <w:rPr>
                <w:w w:val="105"/>
                <w:sz w:val="20"/>
              </w:rPr>
              <w:t>43</w:t>
            </w:r>
            <w:r>
              <w:rPr>
                <w:rFonts w:ascii="Verdana" w:hAnsi="Verdana"/>
                <w:i/>
                <w:w w:val="105"/>
                <w:position w:val="7"/>
                <w:sz w:val="14"/>
              </w:rPr>
              <w:t xml:space="preserve">◦ </w:t>
            </w:r>
            <w:r>
              <w:rPr>
                <w:w w:val="105"/>
                <w:sz w:val="20"/>
              </w:rPr>
              <w:t>11’ 34" N, 89</w:t>
            </w:r>
            <w:r>
              <w:rPr>
                <w:rFonts w:ascii="Verdana" w:hAnsi="Verdana"/>
                <w:i/>
                <w:w w:val="105"/>
                <w:position w:val="7"/>
                <w:sz w:val="14"/>
              </w:rPr>
              <w:t xml:space="preserve">◦ </w:t>
            </w:r>
            <w:r>
              <w:rPr>
                <w:w w:val="105"/>
                <w:sz w:val="20"/>
              </w:rPr>
              <w:t>24’ 12" W</w:t>
            </w:r>
          </w:p>
        </w:tc>
        <w:tc>
          <w:tcPr>
            <w:tcW w:w="2483" w:type="dxa"/>
            <w:tcBorders>
              <w:bottom w:val="single" w:sz="4" w:space="0" w:color="000000"/>
            </w:tcBorders>
          </w:tcPr>
          <w:p>
            <w:pPr>
              <w:pStyle w:val="TableParagraph"/>
              <w:widowControl w:val="false"/>
              <w:spacing w:before="15" w:after="0"/>
              <w:ind w:left="95" w:right="93" w:hanging="0"/>
              <w:rPr>
                <w:sz w:val="20"/>
              </w:rPr>
            </w:pPr>
            <w:r>
              <w:rPr>
                <w:sz w:val="20"/>
              </w:rPr>
              <w:t>60000</w:t>
            </w:r>
          </w:p>
        </w:tc>
      </w:tr>
    </w:tbl>
    <w:p>
      <w:pPr>
        <w:pStyle w:val="Normal"/>
        <w:spacing w:before="211" w:after="0"/>
        <w:ind w:left="373" w:right="550" w:hanging="0"/>
        <w:jc w:val="center"/>
        <w:rPr/>
      </w:pPr>
      <w:r>
        <w:rPr>
          <w:b/>
        </w:rPr>
        <w:t xml:space="preserve">Table 2: </w:t>
      </w:r>
      <w:r>
        <w:rPr/>
        <w:t>Technology data of example 1</w:t>
      </w:r>
    </w:p>
    <w:p>
      <w:pPr>
        <w:pStyle w:val="TextBody"/>
        <w:spacing w:before="4" w:after="0"/>
        <w:rPr>
          <w:sz w:val="26"/>
        </w:rPr>
      </w:pPr>
      <w:r>
        <w:rPr>
          <w:sz w:val="26"/>
        </w:rPr>
      </w:r>
    </w:p>
    <w:p>
      <w:pPr>
        <w:sectPr>
          <w:headerReference w:type="default" r:id="rId44"/>
          <w:footerReference w:type="default" r:id="rId45"/>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ind w:left="155" w:right="333" w:firstLine="338"/>
        <w:jc w:val="both"/>
        <w:rPr/>
      </w:pPr>
      <w:r>
        <w:rPr/>
        <w:t>The next step is to define consumer data. Consumers can request any materials in the network, including final products, intermediate products, and even raw organic waste (e.g., raw livestock waste can be used as fertilizer sometimes). Please note that if some final product is not requested by any consumer, then the technology which will produce it will be deactivated by default. In this example,</w:t>
      </w:r>
      <w:r>
        <w:rPr>
          <w:spacing w:val="-6"/>
        </w:rPr>
        <w:t xml:space="preserve"> </w:t>
      </w:r>
      <w:r>
        <w:rPr/>
        <w:t>we</w:t>
      </w:r>
      <w:r>
        <w:rPr>
          <w:spacing w:val="-5"/>
        </w:rPr>
        <w:t xml:space="preserve"> </w:t>
      </w:r>
      <w:r>
        <w:rPr/>
        <w:t>have</w:t>
      </w:r>
      <w:r>
        <w:rPr>
          <w:spacing w:val="-6"/>
        </w:rPr>
        <w:t xml:space="preserve"> </w:t>
      </w:r>
      <w:r>
        <w:rPr/>
        <w:t>three</w:t>
      </w:r>
      <w:r>
        <w:rPr>
          <w:spacing w:val="-5"/>
        </w:rPr>
        <w:t xml:space="preserve"> </w:t>
      </w:r>
      <w:r>
        <w:rPr/>
        <w:t>consumers,</w:t>
      </w:r>
      <w:r>
        <w:rPr>
          <w:spacing w:val="-5"/>
        </w:rPr>
        <w:t xml:space="preserve"> </w:t>
      </w:r>
      <w:r>
        <w:rPr/>
        <w:t>of</w:t>
      </w:r>
      <w:r>
        <w:rPr>
          <w:spacing w:val="-6"/>
        </w:rPr>
        <w:t xml:space="preserve"> </w:t>
      </w:r>
      <w:r>
        <w:rPr/>
        <w:t>which</w:t>
      </w:r>
      <w:r>
        <w:rPr>
          <w:spacing w:val="-5"/>
        </w:rPr>
        <w:t xml:space="preserve"> </w:t>
      </w:r>
      <w:r>
        <w:rPr/>
        <w:t>one</w:t>
      </w:r>
      <w:r>
        <w:rPr>
          <w:spacing w:val="-6"/>
        </w:rPr>
        <w:t xml:space="preserve"> </w:t>
      </w:r>
      <w:r>
        <w:rPr/>
        <w:t>overlaps</w:t>
      </w:r>
      <w:r>
        <w:rPr>
          <w:spacing w:val="-5"/>
        </w:rPr>
        <w:t xml:space="preserve"> </w:t>
      </w:r>
      <w:r>
        <w:rPr/>
        <w:t>with</w:t>
      </w:r>
      <w:r>
        <w:rPr>
          <w:spacing w:val="-6"/>
        </w:rPr>
        <w:t xml:space="preserve"> </w:t>
      </w:r>
      <w:r>
        <w:rPr/>
        <w:t>one</w:t>
      </w:r>
      <w:r>
        <w:rPr>
          <w:spacing w:val="-5"/>
        </w:rPr>
        <w:t xml:space="preserve"> </w:t>
      </w:r>
      <w:r>
        <w:rPr/>
        <w:t>supplier</w:t>
      </w:r>
      <w:r>
        <w:rPr>
          <w:spacing w:val="-5"/>
        </w:rPr>
        <w:t xml:space="preserve"> </w:t>
      </w:r>
      <w:r>
        <w:rPr/>
        <w:t>and</w:t>
      </w:r>
      <w:r>
        <w:rPr>
          <w:spacing w:val="-6"/>
        </w:rPr>
        <w:t xml:space="preserve"> </w:t>
      </w:r>
      <w:r>
        <w:rPr/>
        <w:t>one</w:t>
      </w:r>
      <w:r>
        <w:rPr>
          <w:spacing w:val="-5"/>
        </w:rPr>
        <w:t xml:space="preserve"> </w:t>
      </w:r>
      <w:r>
        <w:rPr/>
        <w:t>requested</w:t>
      </w:r>
      <w:r>
        <w:rPr>
          <w:spacing w:val="-6"/>
        </w:rPr>
        <w:t xml:space="preserve"> </w:t>
      </w:r>
      <w:r>
        <w:rPr/>
        <w:t>two materials.</w:t>
      </w:r>
      <w:r>
        <w:rPr>
          <w:spacing w:val="4"/>
        </w:rPr>
        <w:t xml:space="preserve"> </w:t>
      </w:r>
      <w:r>
        <w:rPr/>
        <w:t>The</w:t>
      </w:r>
      <w:r>
        <w:rPr>
          <w:spacing w:val="-13"/>
        </w:rPr>
        <w:t xml:space="preserve"> </w:t>
      </w:r>
      <w:r>
        <w:rPr/>
        <w:t>consumer</w:t>
      </w:r>
      <w:r>
        <w:rPr>
          <w:spacing w:val="-11"/>
        </w:rPr>
        <w:t xml:space="preserve"> </w:t>
      </w:r>
      <w:r>
        <w:rPr/>
        <w:t>data</w:t>
      </w:r>
      <w:r>
        <w:rPr>
          <w:spacing w:val="-12"/>
        </w:rPr>
        <w:t xml:space="preserve"> </w:t>
      </w:r>
      <w:r>
        <w:rPr/>
        <w:t>is</w:t>
      </w:r>
      <w:r>
        <w:rPr>
          <w:spacing w:val="-12"/>
        </w:rPr>
        <w:t xml:space="preserve"> </w:t>
      </w:r>
      <w:r>
        <w:rPr/>
        <w:t>summarized</w:t>
      </w:r>
      <w:r>
        <w:rPr>
          <w:spacing w:val="-12"/>
        </w:rPr>
        <w:t xml:space="preserve"> </w:t>
      </w:r>
      <w:r>
        <w:rPr/>
        <w:t>in</w:t>
      </w:r>
      <w:r>
        <w:rPr>
          <w:spacing w:val="-11"/>
        </w:rPr>
        <w:t xml:space="preserve"> </w:t>
      </w:r>
      <w:r>
        <w:rPr>
          <w:spacing w:val="-5"/>
        </w:rPr>
        <w:t>Table</w:t>
      </w:r>
      <w:r>
        <w:rPr>
          <w:spacing w:val="-12"/>
        </w:rPr>
        <w:t xml:space="preserve"> </w:t>
      </w:r>
      <w:hyperlink w:anchor="_bookmark14">
        <w:r>
          <w:rPr>
            <w:color w:val="0000FF"/>
          </w:rPr>
          <w:t>3</w:t>
        </w:r>
        <w:r>
          <w:rPr>
            <w:color w:val="0000FF"/>
            <w:spacing w:val="-12"/>
          </w:rPr>
          <w:t xml:space="preserve"> </w:t>
        </w:r>
      </w:hyperlink>
      <w:r>
        <w:rPr/>
        <w:t>and</w:t>
      </w:r>
      <w:r>
        <w:rPr>
          <w:spacing w:val="-12"/>
        </w:rPr>
        <w:t xml:space="preserve"> </w:t>
      </w:r>
      <w:r>
        <w:rPr/>
        <w:t>the</w:t>
      </w:r>
      <w:r>
        <w:rPr>
          <w:spacing w:val="-11"/>
        </w:rPr>
        <w:t xml:space="preserve"> </w:t>
      </w:r>
      <w:r>
        <w:rPr/>
        <w:t>locations</w:t>
      </w:r>
      <w:r>
        <w:rPr>
          <w:spacing w:val="-13"/>
        </w:rPr>
        <w:t xml:space="preserve"> </w:t>
      </w:r>
      <w:r>
        <w:rPr/>
        <w:t>are</w:t>
      </w:r>
      <w:r>
        <w:rPr>
          <w:spacing w:val="-11"/>
        </w:rPr>
        <w:t xml:space="preserve"> </w:t>
      </w:r>
      <w:r>
        <w:rPr/>
        <w:t>shown</w:t>
      </w:r>
      <w:r>
        <w:rPr>
          <w:spacing w:val="-12"/>
        </w:rPr>
        <w:t xml:space="preserve"> </w:t>
      </w:r>
      <w:r>
        <w:rPr/>
        <w:t>in</w:t>
      </w:r>
      <w:r>
        <w:rPr>
          <w:spacing w:val="-12"/>
        </w:rPr>
        <w:t xml:space="preserve"> </w:t>
      </w:r>
      <w:r>
        <w:rPr/>
        <w:t>Figure</w:t>
      </w:r>
      <w:r>
        <w:rPr>
          <w:spacing w:val="-12"/>
        </w:rPr>
        <w:t xml:space="preserve"> </w:t>
      </w:r>
      <w:hyperlink w:anchor="_bookmark15">
        <w:r>
          <w:rPr>
            <w:color w:val="0000FF"/>
          </w:rPr>
          <w:t>6</w:t>
        </w:r>
      </w:hyperlink>
      <w:r>
        <w:rPr/>
        <w:t>.</w:t>
      </w:r>
      <w:r>
        <w:rPr>
          <w:spacing w:val="4"/>
        </w:rPr>
        <w:t xml:space="preserve"> </w:t>
      </w:r>
      <w:r>
        <w:rPr/>
        <w:t xml:space="preserve">Note that the </w:t>
      </w:r>
      <w:r>
        <w:rPr>
          <w:b/>
        </w:rPr>
        <w:t xml:space="preserve">negative demand price </w:t>
      </w:r>
      <w:r>
        <w:rPr/>
        <w:t>means the consumer will get paid pay by taking the product</w:t>
      </w:r>
      <w:r>
        <w:rPr>
          <w:spacing w:val="52"/>
        </w:rPr>
        <w:t xml:space="preserve"> </w:t>
      </w:r>
      <w:r>
        <w:rPr/>
        <w:t>(such</w:t>
      </w:r>
    </w:p>
    <w:p>
      <w:pPr>
        <w:pStyle w:val="TextBody"/>
        <w:rPr>
          <w:sz w:val="20"/>
        </w:rPr>
      </w:pPr>
      <w:r>
        <w:rPr>
          <w:sz w:val="20"/>
        </w:rPr>
      </w:r>
    </w:p>
    <w:p>
      <w:pPr>
        <w:pStyle w:val="TextBody"/>
        <w:spacing w:before="9" w:after="0"/>
        <w:rPr>
          <w:sz w:val="21"/>
        </w:rPr>
      </w:pPr>
      <w:r>
        <w:rPr>
          <w:sz w:val="21"/>
        </w:rPr>
      </w:r>
    </w:p>
    <w:p>
      <w:pPr>
        <w:pStyle w:val="TextBody"/>
        <w:ind w:left="1660" w:hanging="0"/>
        <w:rPr>
          <w:sz w:val="20"/>
        </w:rPr>
      </w:pPr>
      <w:r>
        <w:rPr/>
        <w:drawing>
          <wp:inline distT="0" distB="0" distL="0" distR="0">
            <wp:extent cx="4279265" cy="2084705"/>
            <wp:effectExtent l="0" t="0" r="0" b="0"/>
            <wp:docPr id="33" name="image2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29.jpeg" descr=""/>
                    <pic:cNvPicPr>
                      <a:picLocks noChangeAspect="1" noChangeArrowheads="1"/>
                    </pic:cNvPicPr>
                  </pic:nvPicPr>
                  <pic:blipFill>
                    <a:blip r:embed="rId46"/>
                    <a:stretch>
                      <a:fillRect/>
                    </a:stretch>
                  </pic:blipFill>
                  <pic:spPr bwMode="auto">
                    <a:xfrm>
                      <a:off x="0" y="0"/>
                      <a:ext cx="4279265" cy="2084705"/>
                    </a:xfrm>
                    <a:prstGeom prst="rect">
                      <a:avLst/>
                    </a:prstGeom>
                  </pic:spPr>
                </pic:pic>
              </a:graphicData>
            </a:graphic>
          </wp:inline>
        </w:drawing>
      </w:r>
    </w:p>
    <w:p>
      <w:pPr>
        <w:pStyle w:val="TextBody"/>
        <w:spacing w:before="8" w:after="0"/>
        <w:rPr>
          <w:sz w:val="15"/>
        </w:rPr>
      </w:pPr>
      <w:r>
        <w:rPr>
          <w:sz w:val="15"/>
        </w:rPr>
      </w:r>
    </w:p>
    <w:tbl>
      <w:tblPr>
        <w:tblW w:w="9547" w:type="dxa"/>
        <w:jc w:val="left"/>
        <w:tblInd w:w="113" w:type="dxa"/>
        <w:tblLayout w:type="fixed"/>
        <w:tblCellMar>
          <w:top w:w="0" w:type="dxa"/>
          <w:left w:w="0" w:type="dxa"/>
          <w:bottom w:w="0" w:type="dxa"/>
          <w:right w:w="0" w:type="dxa"/>
        </w:tblCellMar>
        <w:tblLook w:firstRow="1" w:noVBand="0" w:lastRow="1" w:firstColumn="1" w:lastColumn="1" w:noHBand="0" w:val="01e0"/>
      </w:tblPr>
      <w:tblGrid>
        <w:gridCol w:w="1360"/>
        <w:gridCol w:w="6335"/>
        <w:gridCol w:w="1852"/>
      </w:tblGrid>
      <w:tr>
        <w:trPr>
          <w:trHeight w:val="488" w:hRule="atLeast"/>
        </w:trPr>
        <w:tc>
          <w:tcPr>
            <w:tcW w:w="1360" w:type="dxa"/>
            <w:tcBorders/>
          </w:tcPr>
          <w:p>
            <w:pPr>
              <w:pStyle w:val="TableParagraph"/>
              <w:widowControl w:val="false"/>
              <w:spacing w:before="0" w:after="0"/>
              <w:jc w:val="left"/>
              <w:rPr>
                <w:rFonts w:ascii="Times New Roman" w:hAnsi="Times New Roman"/>
                <w:sz w:val="18"/>
              </w:rPr>
            </w:pPr>
            <w:r>
              <w:rPr>
                <w:rFonts w:ascii="Times New Roman" w:hAnsi="Times New Roman"/>
                <w:sz w:val="18"/>
              </w:rPr>
            </w:r>
          </w:p>
        </w:tc>
        <w:tc>
          <w:tcPr>
            <w:tcW w:w="6335" w:type="dxa"/>
            <w:tcBorders/>
          </w:tcPr>
          <w:p>
            <w:pPr>
              <w:pStyle w:val="TableParagraph"/>
              <w:widowControl w:val="false"/>
              <w:spacing w:lineRule="exact" w:line="268" w:before="0" w:after="0"/>
              <w:ind w:left="1393" w:hanging="0"/>
              <w:jc w:val="left"/>
              <w:rPr/>
            </w:pPr>
            <w:bookmarkStart w:id="20" w:name="_bookmark13"/>
            <w:bookmarkEnd w:id="20"/>
            <w:r>
              <w:rPr>
                <w:b/>
              </w:rPr>
              <w:t xml:space="preserve">Figure 5: </w:t>
            </w:r>
            <w:r>
              <w:rPr/>
              <w:t>Technology locations of example 1</w:t>
            </w:r>
          </w:p>
        </w:tc>
        <w:tc>
          <w:tcPr>
            <w:tcW w:w="1852" w:type="dxa"/>
            <w:vMerge w:val="restart"/>
            <w:tcBorders>
              <w:bottom w:val="single" w:sz="4" w:space="0" w:color="000000"/>
            </w:tcBorders>
          </w:tcPr>
          <w:p>
            <w:pPr>
              <w:pStyle w:val="TableParagraph"/>
              <w:widowControl w:val="false"/>
              <w:spacing w:before="0" w:after="0"/>
              <w:jc w:val="left"/>
              <w:rPr>
                <w:rFonts w:ascii="Times New Roman" w:hAnsi="Times New Roman"/>
                <w:sz w:val="18"/>
              </w:rPr>
            </w:pPr>
            <w:r>
              <w:rPr>
                <w:rFonts w:ascii="Times New Roman" w:hAnsi="Times New Roman"/>
                <w:sz w:val="18"/>
              </w:rPr>
            </w:r>
          </w:p>
        </w:tc>
      </w:tr>
      <w:tr>
        <w:trPr>
          <w:trHeight w:val="706" w:hRule="atLeast"/>
        </w:trPr>
        <w:tc>
          <w:tcPr>
            <w:tcW w:w="1360" w:type="dxa"/>
            <w:tcBorders>
              <w:bottom w:val="single" w:sz="4" w:space="0" w:color="000000"/>
            </w:tcBorders>
          </w:tcPr>
          <w:p>
            <w:pPr>
              <w:pStyle w:val="TableParagraph"/>
              <w:widowControl w:val="false"/>
              <w:spacing w:before="211" w:after="0"/>
              <w:ind w:left="50" w:hanging="0"/>
              <w:jc w:val="left"/>
              <w:rPr/>
            </w:pPr>
            <w:r>
              <w:rPr/>
              <w:t>as OW).</w:t>
            </w:r>
          </w:p>
        </w:tc>
        <w:tc>
          <w:tcPr>
            <w:tcW w:w="6335" w:type="dxa"/>
            <w:tcBorders>
              <w:bottom w:val="single" w:sz="4" w:space="0" w:color="000000"/>
            </w:tcBorders>
          </w:tcPr>
          <w:p>
            <w:pPr>
              <w:pStyle w:val="TableParagraph"/>
              <w:widowControl w:val="false"/>
              <w:spacing w:before="0" w:after="0"/>
              <w:jc w:val="left"/>
              <w:rPr>
                <w:rFonts w:ascii="Times New Roman" w:hAnsi="Times New Roman"/>
                <w:sz w:val="18"/>
              </w:rPr>
            </w:pPr>
            <w:r>
              <w:rPr>
                <w:rFonts w:ascii="Times New Roman" w:hAnsi="Times New Roman"/>
                <w:sz w:val="18"/>
              </w:rPr>
            </w:r>
          </w:p>
        </w:tc>
        <w:tc>
          <w:tcPr>
            <w:tcW w:w="1852" w:type="dxa"/>
            <w:vMerge w:val="continue"/>
            <w:tcBorders>
              <w:bottom w:val="single" w:sz="4" w:space="0" w:color="000000"/>
            </w:tcBorders>
          </w:tcPr>
          <w:p>
            <w:pPr>
              <w:pStyle w:val="Normal"/>
              <w:widowControl w:val="false"/>
              <w:rPr>
                <w:sz w:val="2"/>
                <w:szCs w:val="2"/>
              </w:rPr>
            </w:pPr>
            <w:r>
              <w:rPr>
                <w:sz w:val="2"/>
                <w:szCs w:val="2"/>
              </w:rPr>
            </w:r>
          </w:p>
        </w:tc>
      </w:tr>
      <w:tr>
        <w:trPr>
          <w:trHeight w:val="260" w:hRule="atLeast"/>
        </w:trPr>
        <w:tc>
          <w:tcPr>
            <w:tcW w:w="1360" w:type="dxa"/>
            <w:tcBorders>
              <w:top w:val="single" w:sz="4" w:space="0" w:color="000000"/>
              <w:bottom w:val="single" w:sz="4" w:space="0" w:color="000000"/>
            </w:tcBorders>
          </w:tcPr>
          <w:p>
            <w:pPr>
              <w:pStyle w:val="TableParagraph"/>
              <w:widowControl w:val="false"/>
              <w:spacing w:before="10" w:after="0"/>
              <w:ind w:left="635" w:hanging="0"/>
              <w:jc w:val="left"/>
              <w:rPr>
                <w:sz w:val="18"/>
              </w:rPr>
            </w:pPr>
            <w:bookmarkStart w:id="21" w:name="_bookmark14"/>
            <w:bookmarkEnd w:id="21"/>
            <w:r>
              <w:rPr>
                <w:sz w:val="18"/>
              </w:rPr>
              <w:t>No.</w:t>
            </w:r>
          </w:p>
        </w:tc>
        <w:tc>
          <w:tcPr>
            <w:tcW w:w="6335" w:type="dxa"/>
            <w:tcBorders>
              <w:top w:val="single" w:sz="4" w:space="0" w:color="000000"/>
              <w:bottom w:val="single" w:sz="4" w:space="0" w:color="000000"/>
            </w:tcBorders>
          </w:tcPr>
          <w:p>
            <w:pPr>
              <w:pStyle w:val="TableParagraph"/>
              <w:widowControl w:val="false"/>
              <w:tabs>
                <w:tab w:val="clear" w:pos="720"/>
                <w:tab w:val="left" w:pos="1862" w:leader="none"/>
                <w:tab w:val="left" w:pos="4324" w:leader="none"/>
              </w:tabs>
              <w:spacing w:before="10" w:after="0"/>
              <w:ind w:left="119" w:hanging="0"/>
              <w:jc w:val="left"/>
              <w:rPr>
                <w:sz w:val="18"/>
              </w:rPr>
            </w:pPr>
            <w:r>
              <w:rPr>
                <w:sz w:val="18"/>
              </w:rPr>
              <w:t>Requested</w:t>
            </w:r>
            <w:r>
              <w:rPr>
                <w:spacing w:val="-4"/>
                <w:sz w:val="18"/>
              </w:rPr>
              <w:t xml:space="preserve"> </w:t>
            </w:r>
            <w:r>
              <w:rPr>
                <w:sz w:val="18"/>
              </w:rPr>
              <w:t>Product</w:t>
              <w:tab/>
              <w:t>Location</w:t>
            </w:r>
            <w:r>
              <w:rPr>
                <w:spacing w:val="-3"/>
                <w:sz w:val="18"/>
              </w:rPr>
              <w:t xml:space="preserve"> </w:t>
            </w:r>
            <w:r>
              <w:rPr>
                <w:sz w:val="18"/>
              </w:rPr>
              <w:t>(latitude,</w:t>
            </w:r>
            <w:r>
              <w:rPr>
                <w:spacing w:val="-3"/>
                <w:sz w:val="18"/>
              </w:rPr>
              <w:t xml:space="preserve"> </w:t>
            </w:r>
            <w:r>
              <w:rPr>
                <w:sz w:val="18"/>
              </w:rPr>
              <w:t>logitude)</w:t>
              <w:tab/>
              <w:t>Capacity (unit per</w:t>
            </w:r>
            <w:r>
              <w:rPr>
                <w:spacing w:val="-7"/>
                <w:sz w:val="18"/>
              </w:rPr>
              <w:t xml:space="preserve"> </w:t>
            </w:r>
            <w:r>
              <w:rPr>
                <w:sz w:val="18"/>
              </w:rPr>
              <w:t>year)</w:t>
            </w:r>
          </w:p>
        </w:tc>
        <w:tc>
          <w:tcPr>
            <w:tcW w:w="1852" w:type="dxa"/>
            <w:tcBorders>
              <w:top w:val="single" w:sz="4" w:space="0" w:color="000000"/>
              <w:bottom w:val="single" w:sz="4" w:space="0" w:color="000000"/>
            </w:tcBorders>
          </w:tcPr>
          <w:p>
            <w:pPr>
              <w:pStyle w:val="TableParagraph"/>
              <w:widowControl w:val="false"/>
              <w:spacing w:before="10" w:after="0"/>
              <w:ind w:left="96" w:right="96" w:hanging="0"/>
              <w:rPr>
                <w:sz w:val="18"/>
              </w:rPr>
            </w:pPr>
            <w:r>
              <w:rPr>
                <w:sz w:val="18"/>
              </w:rPr>
              <w:t>Price (USD per unit)</w:t>
            </w:r>
          </w:p>
        </w:tc>
      </w:tr>
      <w:tr>
        <w:trPr>
          <w:trHeight w:val="254" w:hRule="atLeast"/>
        </w:trPr>
        <w:tc>
          <w:tcPr>
            <w:tcW w:w="1360" w:type="dxa"/>
            <w:tcBorders>
              <w:top w:val="single" w:sz="4" w:space="0" w:color="000000"/>
            </w:tcBorders>
          </w:tcPr>
          <w:p>
            <w:pPr>
              <w:pStyle w:val="TableParagraph"/>
              <w:widowControl w:val="false"/>
              <w:spacing w:before="10" w:after="0"/>
              <w:ind w:right="117" w:hanging="0"/>
              <w:jc w:val="right"/>
              <w:rPr>
                <w:sz w:val="18"/>
              </w:rPr>
            </w:pPr>
            <w:r>
              <w:rPr>
                <w:w w:val="95"/>
                <w:sz w:val="18"/>
              </w:rPr>
              <w:t>Consumer1</w:t>
            </w:r>
          </w:p>
        </w:tc>
        <w:tc>
          <w:tcPr>
            <w:tcW w:w="6335" w:type="dxa"/>
            <w:tcBorders>
              <w:top w:val="single" w:sz="4" w:space="0" w:color="000000"/>
            </w:tcBorders>
          </w:tcPr>
          <w:p>
            <w:pPr>
              <w:pStyle w:val="TableParagraph"/>
              <w:widowControl w:val="false"/>
              <w:tabs>
                <w:tab w:val="clear" w:pos="720"/>
                <w:tab w:val="left" w:pos="1934" w:leader="none"/>
                <w:tab w:val="left" w:pos="4889" w:leader="none"/>
              </w:tabs>
              <w:spacing w:before="10" w:after="0"/>
              <w:ind w:left="609" w:hanging="0"/>
              <w:jc w:val="left"/>
              <w:rPr>
                <w:sz w:val="18"/>
              </w:rPr>
            </w:pPr>
            <w:r>
              <w:rPr>
                <w:w w:val="105"/>
                <w:sz w:val="18"/>
              </w:rPr>
              <w:t>Biogas</w:t>
              <w:tab/>
              <w:t>43</w:t>
            </w:r>
            <w:r>
              <w:rPr>
                <w:rFonts w:ascii="Arial" w:hAnsi="Arial"/>
                <w:i/>
                <w:w w:val="105"/>
                <w:sz w:val="18"/>
                <w:vertAlign w:val="superscript"/>
              </w:rPr>
              <w:t>◦</w:t>
            </w:r>
            <w:r>
              <w:rPr>
                <w:rFonts w:ascii="Arial" w:hAnsi="Arial"/>
                <w:i/>
                <w:w w:val="105"/>
                <w:sz w:val="18"/>
              </w:rPr>
              <w:t xml:space="preserve"> </w:t>
            </w:r>
            <w:r>
              <w:rPr>
                <w:w w:val="105"/>
                <w:sz w:val="18"/>
              </w:rPr>
              <w:t>7’ 14" N, 89</w:t>
            </w:r>
            <w:r>
              <w:rPr>
                <w:rFonts w:ascii="Arial" w:hAnsi="Arial"/>
                <w:i/>
                <w:w w:val="105"/>
                <w:sz w:val="18"/>
                <w:vertAlign w:val="superscript"/>
              </w:rPr>
              <w:t>◦</w:t>
            </w:r>
            <w:r>
              <w:rPr>
                <w:rFonts w:ascii="Arial" w:hAnsi="Arial"/>
                <w:i/>
                <w:w w:val="105"/>
                <w:sz w:val="18"/>
              </w:rPr>
              <w:t xml:space="preserve"> </w:t>
            </w:r>
            <w:r>
              <w:rPr>
                <w:w w:val="105"/>
                <w:sz w:val="18"/>
              </w:rPr>
              <w:t>33’</w:t>
            </w:r>
            <w:r>
              <w:rPr>
                <w:spacing w:val="-26"/>
                <w:w w:val="105"/>
                <w:sz w:val="18"/>
              </w:rPr>
              <w:t xml:space="preserve"> </w:t>
            </w:r>
            <w:r>
              <w:rPr>
                <w:w w:val="105"/>
                <w:sz w:val="18"/>
              </w:rPr>
              <w:t>27"</w:t>
            </w:r>
            <w:r>
              <w:rPr>
                <w:spacing w:val="-6"/>
                <w:w w:val="105"/>
                <w:sz w:val="18"/>
              </w:rPr>
              <w:t xml:space="preserve"> </w:t>
            </w:r>
            <w:r>
              <w:rPr>
                <w:w w:val="105"/>
                <w:sz w:val="18"/>
              </w:rPr>
              <w:t>W</w:t>
              <w:tab/>
              <w:t>2.8e8</w:t>
            </w:r>
            <w:r>
              <w:rPr>
                <w:spacing w:val="-5"/>
                <w:w w:val="105"/>
                <w:sz w:val="18"/>
              </w:rPr>
              <w:t xml:space="preserve"> </w:t>
            </w:r>
            <w:r>
              <w:rPr>
                <w:w w:val="105"/>
                <w:sz w:val="18"/>
              </w:rPr>
              <w:t>(cft)</w:t>
            </w:r>
          </w:p>
        </w:tc>
        <w:tc>
          <w:tcPr>
            <w:tcW w:w="1852" w:type="dxa"/>
            <w:tcBorders>
              <w:top w:val="single" w:sz="4" w:space="0" w:color="000000"/>
            </w:tcBorders>
          </w:tcPr>
          <w:p>
            <w:pPr>
              <w:pStyle w:val="TableParagraph"/>
              <w:widowControl w:val="false"/>
              <w:spacing w:before="10" w:after="0"/>
              <w:rPr>
                <w:sz w:val="18"/>
              </w:rPr>
            </w:pPr>
            <w:r>
              <w:rPr>
                <w:w w:val="99"/>
                <w:sz w:val="18"/>
              </w:rPr>
              <w:t>2</w:t>
            </w:r>
          </w:p>
        </w:tc>
      </w:tr>
      <w:tr>
        <w:trPr>
          <w:trHeight w:val="263" w:hRule="atLeast"/>
        </w:trPr>
        <w:tc>
          <w:tcPr>
            <w:tcW w:w="1360" w:type="dxa"/>
            <w:tcBorders/>
          </w:tcPr>
          <w:p>
            <w:pPr>
              <w:pStyle w:val="TableParagraph"/>
              <w:widowControl w:val="false"/>
              <w:spacing w:before="18" w:after="0"/>
              <w:ind w:right="117" w:hanging="0"/>
              <w:jc w:val="right"/>
              <w:rPr>
                <w:sz w:val="18"/>
              </w:rPr>
            </w:pPr>
            <w:r>
              <w:rPr>
                <w:w w:val="95"/>
                <w:sz w:val="18"/>
              </w:rPr>
              <w:t>Consumer2</w:t>
            </w:r>
          </w:p>
        </w:tc>
        <w:tc>
          <w:tcPr>
            <w:tcW w:w="6335" w:type="dxa"/>
            <w:tcBorders/>
          </w:tcPr>
          <w:p>
            <w:pPr>
              <w:pStyle w:val="TableParagraph"/>
              <w:widowControl w:val="false"/>
              <w:tabs>
                <w:tab w:val="clear" w:pos="720"/>
                <w:tab w:val="left" w:pos="1889" w:leader="none"/>
                <w:tab w:val="left" w:pos="4693" w:leader="none"/>
              </w:tabs>
              <w:spacing w:before="18" w:after="0"/>
              <w:ind w:left="499" w:hanging="0"/>
              <w:jc w:val="left"/>
              <w:rPr>
                <w:sz w:val="18"/>
              </w:rPr>
            </w:pPr>
            <w:r>
              <w:rPr>
                <w:w w:val="105"/>
                <w:sz w:val="18"/>
              </w:rPr>
              <w:t>Digestate</w:t>
              <w:tab/>
              <w:t>43</w:t>
            </w:r>
            <w:r>
              <w:rPr>
                <w:rFonts w:ascii="Arial" w:hAnsi="Arial"/>
                <w:i/>
                <w:w w:val="105"/>
                <w:sz w:val="18"/>
                <w:vertAlign w:val="superscript"/>
              </w:rPr>
              <w:t>◦</w:t>
            </w:r>
            <w:r>
              <w:rPr>
                <w:rFonts w:ascii="Arial" w:hAnsi="Arial"/>
                <w:i/>
                <w:w w:val="105"/>
                <w:sz w:val="18"/>
              </w:rPr>
              <w:t xml:space="preserve"> </w:t>
            </w:r>
            <w:r>
              <w:rPr>
                <w:w w:val="105"/>
                <w:sz w:val="18"/>
              </w:rPr>
              <w:t>11’ 10" N, 89</w:t>
            </w:r>
            <w:r>
              <w:rPr>
                <w:rFonts w:ascii="Arial" w:hAnsi="Arial"/>
                <w:i/>
                <w:w w:val="105"/>
                <w:sz w:val="18"/>
                <w:vertAlign w:val="superscript"/>
              </w:rPr>
              <w:t>◦</w:t>
            </w:r>
            <w:r>
              <w:rPr>
                <w:rFonts w:ascii="Arial" w:hAnsi="Arial"/>
                <w:i/>
                <w:w w:val="105"/>
                <w:sz w:val="18"/>
              </w:rPr>
              <w:t xml:space="preserve"> </w:t>
            </w:r>
            <w:r>
              <w:rPr>
                <w:w w:val="105"/>
                <w:sz w:val="18"/>
              </w:rPr>
              <w:t>32’</w:t>
            </w:r>
            <w:r>
              <w:rPr>
                <w:spacing w:val="-29"/>
                <w:w w:val="105"/>
                <w:sz w:val="18"/>
              </w:rPr>
              <w:t xml:space="preserve"> </w:t>
            </w:r>
            <w:r>
              <w:rPr>
                <w:w w:val="105"/>
                <w:sz w:val="18"/>
              </w:rPr>
              <w:t>42"</w:t>
            </w:r>
            <w:r>
              <w:rPr>
                <w:spacing w:val="-6"/>
                <w:w w:val="105"/>
                <w:sz w:val="18"/>
              </w:rPr>
              <w:t xml:space="preserve"> </w:t>
            </w:r>
            <w:r>
              <w:rPr>
                <w:w w:val="105"/>
                <w:sz w:val="18"/>
              </w:rPr>
              <w:t>W</w:t>
              <w:tab/>
              <w:t>115000</w:t>
            </w:r>
            <w:r>
              <w:rPr>
                <w:spacing w:val="-8"/>
                <w:w w:val="105"/>
                <w:sz w:val="18"/>
              </w:rPr>
              <w:t xml:space="preserve"> </w:t>
            </w:r>
            <w:r>
              <w:rPr>
                <w:w w:val="105"/>
                <w:sz w:val="18"/>
              </w:rPr>
              <w:t>(tonne)</w:t>
            </w:r>
          </w:p>
        </w:tc>
        <w:tc>
          <w:tcPr>
            <w:tcW w:w="1852" w:type="dxa"/>
            <w:tcBorders/>
          </w:tcPr>
          <w:p>
            <w:pPr>
              <w:pStyle w:val="TableParagraph"/>
              <w:widowControl w:val="false"/>
              <w:spacing w:before="18" w:after="0"/>
              <w:rPr>
                <w:sz w:val="18"/>
              </w:rPr>
            </w:pPr>
            <w:r>
              <w:rPr>
                <w:w w:val="99"/>
                <w:sz w:val="18"/>
              </w:rPr>
              <w:t>5</w:t>
            </w:r>
          </w:p>
        </w:tc>
      </w:tr>
      <w:tr>
        <w:trPr>
          <w:trHeight w:val="263" w:hRule="atLeast"/>
        </w:trPr>
        <w:tc>
          <w:tcPr>
            <w:tcW w:w="1360" w:type="dxa"/>
            <w:tcBorders/>
          </w:tcPr>
          <w:p>
            <w:pPr>
              <w:pStyle w:val="TableParagraph"/>
              <w:widowControl w:val="false"/>
              <w:spacing w:before="18" w:after="0"/>
              <w:ind w:right="117" w:hanging="0"/>
              <w:jc w:val="right"/>
              <w:rPr>
                <w:sz w:val="18"/>
              </w:rPr>
            </w:pPr>
            <w:r>
              <w:rPr>
                <w:w w:val="95"/>
                <w:sz w:val="18"/>
              </w:rPr>
              <w:t>Consumer2</w:t>
            </w:r>
          </w:p>
        </w:tc>
        <w:tc>
          <w:tcPr>
            <w:tcW w:w="6335" w:type="dxa"/>
            <w:tcBorders/>
          </w:tcPr>
          <w:p>
            <w:pPr>
              <w:pStyle w:val="TableParagraph"/>
              <w:widowControl w:val="false"/>
              <w:tabs>
                <w:tab w:val="clear" w:pos="720"/>
                <w:tab w:val="left" w:pos="1889" w:leader="none"/>
                <w:tab w:val="left" w:pos="4693" w:leader="none"/>
              </w:tabs>
              <w:spacing w:before="18" w:after="0"/>
              <w:ind w:left="635" w:hanging="0"/>
              <w:jc w:val="left"/>
              <w:rPr>
                <w:sz w:val="18"/>
              </w:rPr>
            </w:pPr>
            <w:r>
              <w:rPr>
                <w:spacing w:val="-4"/>
                <w:w w:val="105"/>
                <w:sz w:val="18"/>
              </w:rPr>
              <w:t>Waste</w:t>
              <w:tab/>
            </w:r>
            <w:r>
              <w:rPr>
                <w:w w:val="105"/>
                <w:sz w:val="18"/>
              </w:rPr>
              <w:t>43</w:t>
            </w:r>
            <w:r>
              <w:rPr>
                <w:rFonts w:ascii="Arial" w:hAnsi="Arial"/>
                <w:i/>
                <w:w w:val="105"/>
                <w:sz w:val="18"/>
                <w:vertAlign w:val="superscript"/>
              </w:rPr>
              <w:t>◦</w:t>
            </w:r>
            <w:r>
              <w:rPr>
                <w:rFonts w:ascii="Arial" w:hAnsi="Arial"/>
                <w:i/>
                <w:w w:val="105"/>
                <w:sz w:val="18"/>
              </w:rPr>
              <w:t xml:space="preserve"> </w:t>
            </w:r>
            <w:r>
              <w:rPr>
                <w:w w:val="105"/>
                <w:sz w:val="18"/>
              </w:rPr>
              <w:t>11’ 10" N, 89</w:t>
            </w:r>
            <w:r>
              <w:rPr>
                <w:rFonts w:ascii="Arial" w:hAnsi="Arial"/>
                <w:i/>
                <w:w w:val="105"/>
                <w:sz w:val="18"/>
                <w:vertAlign w:val="superscript"/>
              </w:rPr>
              <w:t>◦</w:t>
            </w:r>
            <w:r>
              <w:rPr>
                <w:rFonts w:ascii="Arial" w:hAnsi="Arial"/>
                <w:i/>
                <w:w w:val="105"/>
                <w:sz w:val="18"/>
              </w:rPr>
              <w:t xml:space="preserve"> </w:t>
            </w:r>
            <w:r>
              <w:rPr>
                <w:w w:val="105"/>
                <w:sz w:val="18"/>
              </w:rPr>
              <w:t>32’</w:t>
            </w:r>
            <w:r>
              <w:rPr>
                <w:spacing w:val="-29"/>
                <w:w w:val="105"/>
                <w:sz w:val="18"/>
              </w:rPr>
              <w:t xml:space="preserve"> </w:t>
            </w:r>
            <w:r>
              <w:rPr>
                <w:w w:val="105"/>
                <w:sz w:val="18"/>
              </w:rPr>
              <w:t>42"</w:t>
            </w:r>
            <w:r>
              <w:rPr>
                <w:spacing w:val="-6"/>
                <w:w w:val="105"/>
                <w:sz w:val="18"/>
              </w:rPr>
              <w:t xml:space="preserve"> </w:t>
            </w:r>
            <w:r>
              <w:rPr>
                <w:w w:val="105"/>
                <w:sz w:val="18"/>
              </w:rPr>
              <w:t>W</w:t>
              <w:tab/>
              <w:t>115000</w:t>
            </w:r>
            <w:r>
              <w:rPr>
                <w:spacing w:val="-8"/>
                <w:w w:val="105"/>
                <w:sz w:val="18"/>
              </w:rPr>
              <w:t xml:space="preserve"> </w:t>
            </w:r>
            <w:r>
              <w:rPr>
                <w:w w:val="105"/>
                <w:sz w:val="18"/>
              </w:rPr>
              <w:t>(tonne)</w:t>
            </w:r>
          </w:p>
        </w:tc>
        <w:tc>
          <w:tcPr>
            <w:tcW w:w="1852" w:type="dxa"/>
            <w:tcBorders/>
          </w:tcPr>
          <w:p>
            <w:pPr>
              <w:pStyle w:val="TableParagraph"/>
              <w:widowControl w:val="false"/>
              <w:spacing w:before="18" w:after="0"/>
              <w:rPr>
                <w:sz w:val="18"/>
              </w:rPr>
            </w:pPr>
            <w:r>
              <w:rPr>
                <w:w w:val="99"/>
                <w:sz w:val="18"/>
              </w:rPr>
              <w:t>0</w:t>
            </w:r>
          </w:p>
        </w:tc>
      </w:tr>
      <w:tr>
        <w:trPr>
          <w:trHeight w:val="269" w:hRule="atLeast"/>
        </w:trPr>
        <w:tc>
          <w:tcPr>
            <w:tcW w:w="1360" w:type="dxa"/>
            <w:tcBorders>
              <w:bottom w:val="single" w:sz="4" w:space="0" w:color="000000"/>
            </w:tcBorders>
          </w:tcPr>
          <w:p>
            <w:pPr>
              <w:pStyle w:val="TableParagraph"/>
              <w:widowControl w:val="false"/>
              <w:spacing w:before="18" w:after="0"/>
              <w:ind w:right="117" w:hanging="0"/>
              <w:jc w:val="right"/>
              <w:rPr>
                <w:sz w:val="18"/>
              </w:rPr>
            </w:pPr>
            <w:r>
              <w:rPr>
                <w:w w:val="95"/>
                <w:sz w:val="18"/>
              </w:rPr>
              <w:t>Consumer3</w:t>
            </w:r>
          </w:p>
        </w:tc>
        <w:tc>
          <w:tcPr>
            <w:tcW w:w="6335" w:type="dxa"/>
            <w:tcBorders>
              <w:bottom w:val="single" w:sz="4" w:space="0" w:color="000000"/>
            </w:tcBorders>
          </w:tcPr>
          <w:p>
            <w:pPr>
              <w:pStyle w:val="TableParagraph"/>
              <w:widowControl w:val="false"/>
              <w:tabs>
                <w:tab w:val="clear" w:pos="720"/>
                <w:tab w:val="left" w:pos="1889" w:leader="none"/>
                <w:tab w:val="left" w:pos="4863" w:leader="none"/>
              </w:tabs>
              <w:spacing w:before="18" w:after="0"/>
              <w:ind w:left="472" w:hanging="0"/>
              <w:jc w:val="left"/>
              <w:rPr>
                <w:sz w:val="18"/>
              </w:rPr>
            </w:pPr>
            <w:r>
              <w:rPr>
                <w:w w:val="105"/>
                <w:sz w:val="18"/>
              </w:rPr>
              <w:t>Electricity</w:t>
              <w:tab/>
              <w:t>43</w:t>
            </w:r>
            <w:r>
              <w:rPr>
                <w:rFonts w:ascii="Arial" w:hAnsi="Arial"/>
                <w:i/>
                <w:w w:val="105"/>
                <w:sz w:val="18"/>
                <w:vertAlign w:val="superscript"/>
              </w:rPr>
              <w:t>◦</w:t>
            </w:r>
            <w:r>
              <w:rPr>
                <w:rFonts w:ascii="Arial" w:hAnsi="Arial"/>
                <w:i/>
                <w:w w:val="105"/>
                <w:sz w:val="18"/>
              </w:rPr>
              <w:t xml:space="preserve"> </w:t>
            </w:r>
            <w:r>
              <w:rPr>
                <w:w w:val="105"/>
                <w:sz w:val="18"/>
              </w:rPr>
              <w:t>14’ 44" N, 89</w:t>
            </w:r>
            <w:r>
              <w:rPr>
                <w:rFonts w:ascii="Arial" w:hAnsi="Arial"/>
                <w:i/>
                <w:w w:val="105"/>
                <w:sz w:val="18"/>
                <w:vertAlign w:val="superscript"/>
              </w:rPr>
              <w:t>◦</w:t>
            </w:r>
            <w:r>
              <w:rPr>
                <w:rFonts w:ascii="Arial" w:hAnsi="Arial"/>
                <w:i/>
                <w:w w:val="105"/>
                <w:sz w:val="18"/>
              </w:rPr>
              <w:t xml:space="preserve"> </w:t>
            </w:r>
            <w:r>
              <w:rPr>
                <w:w w:val="105"/>
                <w:sz w:val="18"/>
              </w:rPr>
              <w:t>26’</w:t>
            </w:r>
            <w:r>
              <w:rPr>
                <w:spacing w:val="-29"/>
                <w:w w:val="105"/>
                <w:sz w:val="18"/>
              </w:rPr>
              <w:t xml:space="preserve"> </w:t>
            </w:r>
            <w:r>
              <w:rPr>
                <w:w w:val="105"/>
                <w:sz w:val="18"/>
              </w:rPr>
              <w:t>14"</w:t>
            </w:r>
            <w:r>
              <w:rPr>
                <w:spacing w:val="-6"/>
                <w:w w:val="105"/>
                <w:sz w:val="18"/>
              </w:rPr>
              <w:t xml:space="preserve"> </w:t>
            </w:r>
            <w:r>
              <w:rPr>
                <w:w w:val="105"/>
                <w:sz w:val="18"/>
              </w:rPr>
              <w:t>W</w:t>
              <w:tab/>
              <w:t>3e6</w:t>
            </w:r>
            <w:r>
              <w:rPr>
                <w:spacing w:val="-5"/>
                <w:w w:val="105"/>
                <w:sz w:val="18"/>
              </w:rPr>
              <w:t xml:space="preserve"> </w:t>
            </w:r>
            <w:r>
              <w:rPr>
                <w:w w:val="105"/>
                <w:sz w:val="18"/>
              </w:rPr>
              <w:t>(kWh)</w:t>
            </w:r>
          </w:p>
        </w:tc>
        <w:tc>
          <w:tcPr>
            <w:tcW w:w="1852" w:type="dxa"/>
            <w:tcBorders>
              <w:bottom w:val="single" w:sz="4" w:space="0" w:color="000000"/>
            </w:tcBorders>
          </w:tcPr>
          <w:p>
            <w:pPr>
              <w:pStyle w:val="TableParagraph"/>
              <w:widowControl w:val="false"/>
              <w:spacing w:before="18" w:after="0"/>
              <w:rPr>
                <w:sz w:val="18"/>
              </w:rPr>
            </w:pPr>
            <w:r>
              <w:rPr>
                <w:w w:val="99"/>
                <w:sz w:val="18"/>
              </w:rPr>
              <w:t>1</w:t>
            </w:r>
          </w:p>
        </w:tc>
      </w:tr>
    </w:tbl>
    <w:p>
      <w:pPr>
        <w:pStyle w:val="TextBody"/>
        <w:spacing w:before="5" w:after="0"/>
        <w:rPr>
          <w:sz w:val="9"/>
        </w:rPr>
      </w:pPr>
      <w:r>
        <w:rPr>
          <w:sz w:val="9"/>
        </w:rPr>
      </w:r>
    </w:p>
    <w:p>
      <w:pPr>
        <w:pStyle w:val="Normal"/>
        <w:spacing w:before="94" w:after="0"/>
        <w:ind w:left="373" w:right="550" w:hanging="0"/>
        <w:jc w:val="center"/>
        <w:rPr/>
      </w:pPr>
      <w:r>
        <w:rPr>
          <w:b/>
        </w:rPr>
        <w:t xml:space="preserve">Table 3: </w:t>
      </w:r>
      <w:r>
        <w:rPr/>
        <w:t>Demand data of example 1</w:t>
      </w:r>
    </w:p>
    <w:p>
      <w:pPr>
        <w:pStyle w:val="TextBody"/>
        <w:rPr>
          <w:sz w:val="20"/>
        </w:rPr>
      </w:pPr>
      <w:r>
        <w:rPr>
          <w:sz w:val="20"/>
        </w:rPr>
      </w:r>
    </w:p>
    <w:p>
      <w:pPr>
        <w:pStyle w:val="TextBody"/>
        <w:spacing w:before="3" w:after="0"/>
        <w:rPr>
          <w:sz w:val="21"/>
        </w:rPr>
      </w:pPr>
      <w:r>
        <w:rPr>
          <w:sz w:val="21"/>
        </w:rPr>
        <w:drawing>
          <wp:anchor behindDoc="0" distT="0" distB="0" distL="0" distR="0" simplePos="0" locked="0" layoutInCell="0" allowOverlap="1" relativeHeight="28">
            <wp:simplePos x="0" y="0"/>
            <wp:positionH relativeFrom="page">
              <wp:posOffset>1778000</wp:posOffset>
            </wp:positionH>
            <wp:positionV relativeFrom="paragraph">
              <wp:posOffset>193040</wp:posOffset>
            </wp:positionV>
            <wp:extent cx="4279265" cy="2084705"/>
            <wp:effectExtent l="0" t="0" r="0" b="0"/>
            <wp:wrapTopAndBottom/>
            <wp:docPr id="34" name="image3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jpeg" descr=""/>
                    <pic:cNvPicPr>
                      <a:picLocks noChangeAspect="1" noChangeArrowheads="1"/>
                    </pic:cNvPicPr>
                  </pic:nvPicPr>
                  <pic:blipFill>
                    <a:blip r:embed="rId47"/>
                    <a:stretch>
                      <a:fillRect/>
                    </a:stretch>
                  </pic:blipFill>
                  <pic:spPr bwMode="auto">
                    <a:xfrm>
                      <a:off x="0" y="0"/>
                      <a:ext cx="4279265" cy="2084705"/>
                    </a:xfrm>
                    <a:prstGeom prst="rect">
                      <a:avLst/>
                    </a:prstGeom>
                  </pic:spPr>
                </pic:pic>
              </a:graphicData>
            </a:graphic>
          </wp:anchor>
        </w:drawing>
      </w:r>
    </w:p>
    <w:p>
      <w:pPr>
        <w:pStyle w:val="Normal"/>
        <w:spacing w:before="156" w:after="0"/>
        <w:ind w:left="373" w:right="550" w:hanging="0"/>
        <w:jc w:val="center"/>
        <w:rPr/>
      </w:pPr>
      <w:bookmarkStart w:id="22" w:name="_bookmark15"/>
      <w:bookmarkEnd w:id="22"/>
      <w:r>
        <w:rPr>
          <w:b/>
        </w:rPr>
        <w:t xml:space="preserve">Figure 6: </w:t>
      </w:r>
      <w:r>
        <w:rPr/>
        <w:t>Demand locations of example 1</w:t>
      </w:r>
    </w:p>
    <w:p>
      <w:pPr>
        <w:pStyle w:val="TextBody"/>
        <w:spacing w:before="7" w:after="0"/>
        <w:rPr>
          <w:sz w:val="27"/>
        </w:rPr>
      </w:pPr>
      <w:r>
        <w:rPr>
          <w:sz w:val="27"/>
        </w:rPr>
      </w:r>
    </w:p>
    <w:p>
      <w:pPr>
        <w:sectPr>
          <w:headerReference w:type="default" r:id="rId48"/>
          <w:footerReference w:type="default" r:id="rId49"/>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ind w:left="156" w:right="333" w:firstLine="338"/>
        <w:jc w:val="both"/>
        <w:rPr/>
      </w:pPr>
      <w:r>
        <w:rPr/>
        <w:t>After</w:t>
      </w:r>
      <w:r>
        <w:rPr>
          <w:spacing w:val="-14"/>
        </w:rPr>
        <w:t xml:space="preserve"> </w:t>
      </w:r>
      <w:r>
        <w:rPr/>
        <w:t>all</w:t>
      </w:r>
      <w:r>
        <w:rPr>
          <w:spacing w:val="-14"/>
        </w:rPr>
        <w:t xml:space="preserve"> </w:t>
      </w:r>
      <w:r>
        <w:rPr/>
        <w:t>the</w:t>
      </w:r>
      <w:r>
        <w:rPr>
          <w:spacing w:val="-13"/>
        </w:rPr>
        <w:t xml:space="preserve"> </w:t>
      </w:r>
      <w:r>
        <w:rPr>
          <w:spacing w:val="-4"/>
        </w:rPr>
        <w:t>supply,</w:t>
      </w:r>
      <w:r>
        <w:rPr>
          <w:spacing w:val="-13"/>
        </w:rPr>
        <w:t xml:space="preserve"> </w:t>
      </w:r>
      <w:r>
        <w:rPr>
          <w:spacing w:val="-3"/>
        </w:rPr>
        <w:t>technology,</w:t>
      </w:r>
      <w:r>
        <w:rPr>
          <w:spacing w:val="-11"/>
        </w:rPr>
        <w:t xml:space="preserve"> </w:t>
      </w:r>
      <w:r>
        <w:rPr/>
        <w:t>and</w:t>
      </w:r>
      <w:r>
        <w:rPr>
          <w:spacing w:val="-14"/>
        </w:rPr>
        <w:t xml:space="preserve"> </w:t>
      </w:r>
      <w:r>
        <w:rPr/>
        <w:t>demand</w:t>
      </w:r>
      <w:r>
        <w:rPr>
          <w:spacing w:val="-14"/>
        </w:rPr>
        <w:t xml:space="preserve"> </w:t>
      </w:r>
      <w:r>
        <w:rPr/>
        <w:t>data</w:t>
      </w:r>
      <w:r>
        <w:rPr>
          <w:spacing w:val="-13"/>
        </w:rPr>
        <w:t xml:space="preserve"> </w:t>
      </w:r>
      <w:r>
        <w:rPr/>
        <w:t>are</w:t>
      </w:r>
      <w:r>
        <w:rPr>
          <w:spacing w:val="-14"/>
        </w:rPr>
        <w:t xml:space="preserve"> </w:t>
      </w:r>
      <w:r>
        <w:rPr/>
        <w:t>provided,</w:t>
      </w:r>
      <w:r>
        <w:rPr>
          <w:spacing w:val="-11"/>
        </w:rPr>
        <w:t xml:space="preserve"> </w:t>
      </w:r>
      <w:r>
        <w:rPr/>
        <w:t>all</w:t>
      </w:r>
      <w:r>
        <w:rPr>
          <w:spacing w:val="-14"/>
        </w:rPr>
        <w:t xml:space="preserve"> </w:t>
      </w:r>
      <w:r>
        <w:rPr/>
        <w:t>possible</w:t>
      </w:r>
      <w:r>
        <w:rPr>
          <w:spacing w:val="-13"/>
        </w:rPr>
        <w:t xml:space="preserve"> </w:t>
      </w:r>
      <w:r>
        <w:rPr/>
        <w:t>transportation</w:t>
      </w:r>
      <w:r>
        <w:rPr>
          <w:spacing w:val="-14"/>
        </w:rPr>
        <w:t xml:space="preserve"> </w:t>
      </w:r>
      <w:r>
        <w:rPr/>
        <w:t xml:space="preserve">routes will be generated automatically in step 5, as shown in Figure </w:t>
      </w:r>
      <w:hyperlink w:anchor="_bookmark16">
        <w:r>
          <w:rPr>
            <w:color w:val="0000FF"/>
          </w:rPr>
          <w:t xml:space="preserve">7 </w:t>
        </w:r>
      </w:hyperlink>
      <w:r>
        <w:rPr>
          <w:spacing w:val="-4"/>
        </w:rPr>
        <w:t xml:space="preserve">below. </w:t>
      </w:r>
      <w:r>
        <w:rPr/>
        <w:t>For this example, we assume all routes are available by</w:t>
      </w:r>
      <w:r>
        <w:rPr>
          <w:spacing w:val="-7"/>
        </w:rPr>
        <w:t xml:space="preserve"> </w:t>
      </w:r>
      <w:r>
        <w:rPr/>
        <w:t>default.</w:t>
      </w:r>
    </w:p>
    <w:p>
      <w:pPr>
        <w:pStyle w:val="TextBody"/>
        <w:rPr>
          <w:sz w:val="20"/>
        </w:rPr>
      </w:pPr>
      <w:r>
        <w:rPr>
          <w:sz w:val="20"/>
        </w:rPr>
      </w:r>
    </w:p>
    <w:p>
      <w:pPr>
        <w:pStyle w:val="TextBody"/>
        <w:spacing w:before="6" w:after="0"/>
        <w:rPr/>
      </w:pPr>
      <w:r>
        <w:rPr/>
      </w:r>
    </w:p>
    <w:p>
      <w:pPr>
        <w:pStyle w:val="TextBody"/>
        <w:ind w:left="223" w:hanging="0"/>
        <w:rPr>
          <w:sz w:val="20"/>
        </w:rPr>
      </w:pPr>
      <w:r>
        <w:rPr/>
        <w:drawing>
          <wp:inline distT="0" distB="0" distL="0" distR="0">
            <wp:extent cx="6083935" cy="2084705"/>
            <wp:effectExtent l="0" t="0" r="0" b="0"/>
            <wp:docPr id="38" name="image3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1.jpeg" descr=""/>
                    <pic:cNvPicPr>
                      <a:picLocks noChangeAspect="1" noChangeArrowheads="1"/>
                    </pic:cNvPicPr>
                  </pic:nvPicPr>
                  <pic:blipFill>
                    <a:blip r:embed="rId50"/>
                    <a:stretch>
                      <a:fillRect/>
                    </a:stretch>
                  </pic:blipFill>
                  <pic:spPr bwMode="auto">
                    <a:xfrm>
                      <a:off x="0" y="0"/>
                      <a:ext cx="6083935" cy="2084705"/>
                    </a:xfrm>
                    <a:prstGeom prst="rect">
                      <a:avLst/>
                    </a:prstGeom>
                  </pic:spPr>
                </pic:pic>
              </a:graphicData>
            </a:graphic>
          </wp:inline>
        </w:drawing>
      </w:r>
    </w:p>
    <w:p>
      <w:pPr>
        <w:pStyle w:val="TextBody"/>
        <w:spacing w:before="11" w:after="0"/>
        <w:rPr>
          <w:sz w:val="10"/>
        </w:rPr>
      </w:pPr>
      <w:r>
        <w:rPr>
          <w:sz w:val="10"/>
        </w:rPr>
      </w:r>
    </w:p>
    <w:p>
      <w:pPr>
        <w:pStyle w:val="Normal"/>
        <w:spacing w:before="95" w:after="0"/>
        <w:ind w:left="373" w:right="550" w:hanging="0"/>
        <w:jc w:val="center"/>
        <w:rPr/>
      </w:pPr>
      <w:bookmarkStart w:id="23" w:name="_bookmark16"/>
      <w:bookmarkEnd w:id="23"/>
      <w:r>
        <w:rPr>
          <w:b/>
        </w:rPr>
        <w:t xml:space="preserve">Figure 7: </w:t>
      </w:r>
      <w:r>
        <w:rPr/>
        <w:t>Transportation routes of example 1</w:t>
      </w:r>
    </w:p>
    <w:p>
      <w:pPr>
        <w:pStyle w:val="TextBody"/>
        <w:spacing w:before="9" w:after="0"/>
        <w:rPr>
          <w:sz w:val="34"/>
        </w:rPr>
      </w:pPr>
      <w:r>
        <w:rPr>
          <w:sz w:val="34"/>
        </w:rPr>
      </w:r>
    </w:p>
    <w:p>
      <w:pPr>
        <w:pStyle w:val="Heading4"/>
        <w:spacing w:before="1" w:after="0"/>
        <w:ind w:left="156" w:hanging="0"/>
        <w:jc w:val="left"/>
        <w:rPr/>
      </w:pPr>
      <w:r>
        <w:rPr/>
        <w:t>Output Data</w:t>
      </w:r>
    </w:p>
    <w:p>
      <w:pPr>
        <w:pStyle w:val="TextBody"/>
        <w:spacing w:lineRule="auto" w:line="280" w:before="209" w:after="0"/>
        <w:ind w:left="156" w:right="271" w:hanging="0"/>
        <w:rPr/>
      </w:pPr>
      <w:r>
        <w:rPr/>
        <w:t xml:space="preserve">This example is pre-solved by finding the most economic solution, and results are displayed in step 6, as shown in Figure </w:t>
      </w:r>
      <w:hyperlink w:anchor="_bookmark17">
        <w:r>
          <w:rPr>
            <w:color w:val="0000FF"/>
          </w:rPr>
          <w:t xml:space="preserve">8 </w:t>
        </w:r>
      </w:hyperlink>
      <w:r>
        <w:rPr/>
        <w:t xml:space="preserve">below and summarized in Table </w:t>
      </w:r>
      <w:hyperlink w:anchor="_bookmark18">
        <w:r>
          <w:rPr>
            <w:color w:val="0000FF"/>
          </w:rPr>
          <w:t>4</w:t>
        </w:r>
      </w:hyperlink>
      <w:r>
        <w:rPr/>
        <w:t>.</w:t>
      </w:r>
    </w:p>
    <w:p>
      <w:pPr>
        <w:pStyle w:val="TextBody"/>
        <w:spacing w:before="1" w:after="0"/>
        <w:rPr>
          <w:sz w:val="15"/>
        </w:rPr>
      </w:pPr>
      <w:r>
        <w:rPr>
          <w:sz w:val="15"/>
        </w:rPr>
        <w:drawing>
          <wp:anchor behindDoc="0" distT="0" distB="0" distL="0" distR="0" simplePos="0" locked="0" layoutInCell="0" allowOverlap="1" relativeHeight="29">
            <wp:simplePos x="0" y="0"/>
            <wp:positionH relativeFrom="page">
              <wp:posOffset>865505</wp:posOffset>
            </wp:positionH>
            <wp:positionV relativeFrom="paragraph">
              <wp:posOffset>144145</wp:posOffset>
            </wp:positionV>
            <wp:extent cx="6083935" cy="2084705"/>
            <wp:effectExtent l="0" t="0" r="0" b="0"/>
            <wp:wrapTopAndBottom/>
            <wp:docPr id="39" name="image32.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32.jpeg" descr=""/>
                    <pic:cNvPicPr>
                      <a:picLocks noChangeAspect="1" noChangeArrowheads="1"/>
                    </pic:cNvPicPr>
                  </pic:nvPicPr>
                  <pic:blipFill>
                    <a:blip r:embed="rId51"/>
                    <a:stretch>
                      <a:fillRect/>
                    </a:stretch>
                  </pic:blipFill>
                  <pic:spPr bwMode="auto">
                    <a:xfrm>
                      <a:off x="0" y="0"/>
                      <a:ext cx="6083935" cy="2084705"/>
                    </a:xfrm>
                    <a:prstGeom prst="rect">
                      <a:avLst/>
                    </a:prstGeom>
                  </pic:spPr>
                </pic:pic>
              </a:graphicData>
            </a:graphic>
          </wp:anchor>
        </w:drawing>
      </w:r>
    </w:p>
    <w:p>
      <w:pPr>
        <w:pStyle w:val="Normal"/>
        <w:spacing w:before="189" w:after="0"/>
        <w:ind w:left="373" w:right="550" w:hanging="0"/>
        <w:jc w:val="center"/>
        <w:rPr/>
      </w:pPr>
      <w:bookmarkStart w:id="24" w:name="_bookmark17"/>
      <w:bookmarkEnd w:id="24"/>
      <w:r>
        <w:rPr>
          <w:b/>
        </w:rPr>
        <w:t xml:space="preserve">Figure 8: </w:t>
      </w:r>
      <w:r>
        <w:rPr/>
        <w:t>Results of example 1</w:t>
      </w:r>
    </w:p>
    <w:p>
      <w:pPr>
        <w:pStyle w:val="TextBody"/>
        <w:rPr>
          <w:sz w:val="20"/>
        </w:rPr>
      </w:pPr>
      <w:r>
        <w:rPr>
          <w:sz w:val="20"/>
        </w:rPr>
      </w:r>
    </w:p>
    <w:p>
      <w:pPr>
        <w:pStyle w:val="TextBody"/>
        <w:spacing w:before="7" w:after="0"/>
        <w:rPr>
          <w:sz w:val="20"/>
        </w:rPr>
      </w:pPr>
      <w:r>
        <w:rPr>
          <w:sz w:val="20"/>
        </w:rPr>
      </w:r>
    </w:p>
    <w:tbl>
      <w:tblPr>
        <w:tblW w:w="5587" w:type="dxa"/>
        <w:jc w:val="left"/>
        <w:tblInd w:w="2193" w:type="dxa"/>
        <w:tblLayout w:type="fixed"/>
        <w:tblCellMar>
          <w:top w:w="0" w:type="dxa"/>
          <w:left w:w="0" w:type="dxa"/>
          <w:bottom w:w="0" w:type="dxa"/>
          <w:right w:w="0" w:type="dxa"/>
        </w:tblCellMar>
        <w:tblLook w:firstRow="1" w:noVBand="0" w:lastRow="1" w:firstColumn="1" w:lastColumn="1" w:noHBand="0" w:val="01e0"/>
      </w:tblPr>
      <w:tblGrid>
        <w:gridCol w:w="902"/>
        <w:gridCol w:w="1259"/>
        <w:gridCol w:w="1126"/>
        <w:gridCol w:w="2299"/>
      </w:tblGrid>
      <w:tr>
        <w:trPr>
          <w:trHeight w:val="284" w:hRule="atLeast"/>
        </w:trPr>
        <w:tc>
          <w:tcPr>
            <w:tcW w:w="902" w:type="dxa"/>
            <w:tcBorders>
              <w:top w:val="single" w:sz="4" w:space="0" w:color="000000"/>
              <w:bottom w:val="single" w:sz="4" w:space="0" w:color="000000"/>
            </w:tcBorders>
          </w:tcPr>
          <w:p>
            <w:pPr>
              <w:pStyle w:val="TableParagraph"/>
              <w:widowControl w:val="false"/>
              <w:spacing w:before="7" w:after="0"/>
              <w:ind w:left="98" w:right="98" w:hanging="0"/>
              <w:rPr>
                <w:sz w:val="20"/>
              </w:rPr>
            </w:pPr>
            <w:bookmarkStart w:id="25" w:name="_bookmark18"/>
            <w:bookmarkEnd w:id="25"/>
            <w:r>
              <w:rPr>
                <w:sz w:val="20"/>
              </w:rPr>
              <w:t>From</w:t>
            </w:r>
          </w:p>
        </w:tc>
        <w:tc>
          <w:tcPr>
            <w:tcW w:w="1259" w:type="dxa"/>
            <w:tcBorders>
              <w:top w:val="single" w:sz="4" w:space="0" w:color="000000"/>
              <w:bottom w:val="single" w:sz="4" w:space="0" w:color="000000"/>
            </w:tcBorders>
          </w:tcPr>
          <w:p>
            <w:pPr>
              <w:pStyle w:val="TableParagraph"/>
              <w:widowControl w:val="false"/>
              <w:spacing w:before="7" w:after="0"/>
              <w:ind w:left="97" w:right="96" w:hanging="0"/>
              <w:rPr>
                <w:sz w:val="20"/>
              </w:rPr>
            </w:pPr>
            <w:r>
              <w:rPr>
                <w:sz w:val="20"/>
              </w:rPr>
              <w:t>To</w:t>
            </w:r>
          </w:p>
        </w:tc>
        <w:tc>
          <w:tcPr>
            <w:tcW w:w="1126" w:type="dxa"/>
            <w:tcBorders>
              <w:top w:val="single" w:sz="4" w:space="0" w:color="000000"/>
              <w:bottom w:val="single" w:sz="4" w:space="0" w:color="000000"/>
            </w:tcBorders>
          </w:tcPr>
          <w:p>
            <w:pPr>
              <w:pStyle w:val="TableParagraph"/>
              <w:widowControl w:val="false"/>
              <w:spacing w:before="7" w:after="0"/>
              <w:ind w:left="192" w:hanging="0"/>
              <w:jc w:val="left"/>
              <w:rPr>
                <w:sz w:val="20"/>
              </w:rPr>
            </w:pPr>
            <w:r>
              <w:rPr>
                <w:sz w:val="20"/>
              </w:rPr>
              <w:t>Material</w:t>
            </w:r>
          </w:p>
        </w:tc>
        <w:tc>
          <w:tcPr>
            <w:tcW w:w="2299" w:type="dxa"/>
            <w:tcBorders>
              <w:top w:val="single" w:sz="4" w:space="0" w:color="000000"/>
              <w:bottom w:val="single" w:sz="4" w:space="0" w:color="000000"/>
            </w:tcBorders>
          </w:tcPr>
          <w:p>
            <w:pPr>
              <w:pStyle w:val="TableParagraph"/>
              <w:widowControl w:val="false"/>
              <w:spacing w:before="7" w:after="0"/>
              <w:ind w:left="96" w:right="93" w:hanging="0"/>
              <w:rPr>
                <w:sz w:val="20"/>
              </w:rPr>
            </w:pPr>
            <w:r>
              <w:rPr>
                <w:sz w:val="20"/>
              </w:rPr>
              <w:t>Amount (unit per year)</w:t>
            </w:r>
          </w:p>
        </w:tc>
      </w:tr>
      <w:tr>
        <w:trPr>
          <w:trHeight w:val="277" w:hRule="atLeast"/>
        </w:trPr>
        <w:tc>
          <w:tcPr>
            <w:tcW w:w="902" w:type="dxa"/>
            <w:tcBorders>
              <w:top w:val="single" w:sz="4" w:space="0" w:color="000000"/>
            </w:tcBorders>
          </w:tcPr>
          <w:p>
            <w:pPr>
              <w:pStyle w:val="TableParagraph"/>
              <w:widowControl w:val="false"/>
              <w:spacing w:before="7" w:after="0"/>
              <w:ind w:left="98" w:right="98" w:hanging="0"/>
              <w:rPr>
                <w:sz w:val="20"/>
              </w:rPr>
            </w:pPr>
            <w:r>
              <w:rPr>
                <w:sz w:val="20"/>
              </w:rPr>
              <w:t>CAFO1</w:t>
            </w:r>
          </w:p>
        </w:tc>
        <w:tc>
          <w:tcPr>
            <w:tcW w:w="1259" w:type="dxa"/>
            <w:tcBorders>
              <w:top w:val="single" w:sz="4" w:space="0" w:color="000000"/>
            </w:tcBorders>
          </w:tcPr>
          <w:p>
            <w:pPr>
              <w:pStyle w:val="TableParagraph"/>
              <w:widowControl w:val="false"/>
              <w:spacing w:before="7" w:after="0"/>
              <w:ind w:left="97" w:right="96" w:hanging="0"/>
              <w:rPr>
                <w:sz w:val="20"/>
              </w:rPr>
            </w:pPr>
            <w:r>
              <w:rPr>
                <w:sz w:val="20"/>
              </w:rPr>
              <w:t>Tech1</w:t>
            </w:r>
          </w:p>
        </w:tc>
        <w:tc>
          <w:tcPr>
            <w:tcW w:w="1126" w:type="dxa"/>
            <w:tcBorders>
              <w:top w:val="single" w:sz="4" w:space="0" w:color="000000"/>
            </w:tcBorders>
          </w:tcPr>
          <w:p>
            <w:pPr>
              <w:pStyle w:val="TableParagraph"/>
              <w:widowControl w:val="false"/>
              <w:spacing w:before="7" w:after="0"/>
              <w:ind w:left="301" w:hanging="0"/>
              <w:jc w:val="left"/>
              <w:rPr>
                <w:sz w:val="20"/>
              </w:rPr>
            </w:pPr>
            <w:r>
              <w:rPr>
                <w:sz w:val="20"/>
              </w:rPr>
              <w:t>Waste</w:t>
            </w:r>
          </w:p>
        </w:tc>
        <w:tc>
          <w:tcPr>
            <w:tcW w:w="2299" w:type="dxa"/>
            <w:tcBorders>
              <w:top w:val="single" w:sz="4" w:space="0" w:color="000000"/>
            </w:tcBorders>
          </w:tcPr>
          <w:p>
            <w:pPr>
              <w:pStyle w:val="TableParagraph"/>
              <w:widowControl w:val="false"/>
              <w:spacing w:before="7" w:after="0"/>
              <w:ind w:left="96" w:right="93" w:hanging="0"/>
              <w:rPr>
                <w:sz w:val="20"/>
              </w:rPr>
            </w:pPr>
            <w:r>
              <w:rPr>
                <w:sz w:val="20"/>
              </w:rPr>
              <w:t>45294.12 (tonne)</w:t>
            </w:r>
          </w:p>
        </w:tc>
      </w:tr>
      <w:tr>
        <w:trPr>
          <w:trHeight w:val="286" w:hRule="atLeast"/>
        </w:trPr>
        <w:tc>
          <w:tcPr>
            <w:tcW w:w="902" w:type="dxa"/>
            <w:tcBorders/>
          </w:tcPr>
          <w:p>
            <w:pPr>
              <w:pStyle w:val="TableParagraph"/>
              <w:widowControl w:val="false"/>
              <w:spacing w:before="17" w:after="0"/>
              <w:ind w:left="98" w:right="98" w:hanging="0"/>
              <w:rPr>
                <w:sz w:val="20"/>
              </w:rPr>
            </w:pPr>
            <w:r>
              <w:rPr>
                <w:sz w:val="20"/>
              </w:rPr>
              <w:t>CAFO2</w:t>
            </w:r>
          </w:p>
        </w:tc>
        <w:tc>
          <w:tcPr>
            <w:tcW w:w="1259" w:type="dxa"/>
            <w:tcBorders/>
          </w:tcPr>
          <w:p>
            <w:pPr>
              <w:pStyle w:val="TableParagraph"/>
              <w:widowControl w:val="false"/>
              <w:spacing w:before="17" w:after="0"/>
              <w:ind w:left="97" w:right="96" w:hanging="0"/>
              <w:rPr>
                <w:sz w:val="20"/>
              </w:rPr>
            </w:pPr>
            <w:r>
              <w:rPr>
                <w:sz w:val="20"/>
              </w:rPr>
              <w:t>Tech1</w:t>
            </w:r>
          </w:p>
        </w:tc>
        <w:tc>
          <w:tcPr>
            <w:tcW w:w="1126" w:type="dxa"/>
            <w:tcBorders/>
          </w:tcPr>
          <w:p>
            <w:pPr>
              <w:pStyle w:val="TableParagraph"/>
              <w:widowControl w:val="false"/>
              <w:spacing w:before="17" w:after="0"/>
              <w:ind w:left="301" w:hanging="0"/>
              <w:jc w:val="left"/>
              <w:rPr>
                <w:sz w:val="20"/>
              </w:rPr>
            </w:pPr>
            <w:r>
              <w:rPr>
                <w:sz w:val="20"/>
              </w:rPr>
              <w:t>Waste</w:t>
            </w:r>
          </w:p>
        </w:tc>
        <w:tc>
          <w:tcPr>
            <w:tcW w:w="2299" w:type="dxa"/>
            <w:tcBorders/>
          </w:tcPr>
          <w:p>
            <w:pPr>
              <w:pStyle w:val="TableParagraph"/>
              <w:widowControl w:val="false"/>
              <w:spacing w:before="17" w:after="0"/>
              <w:ind w:left="96" w:right="93" w:hanging="0"/>
              <w:rPr>
                <w:sz w:val="20"/>
              </w:rPr>
            </w:pPr>
            <w:r>
              <w:rPr>
                <w:sz w:val="20"/>
              </w:rPr>
              <w:t>14705.88 (tonne)</w:t>
            </w:r>
          </w:p>
        </w:tc>
      </w:tr>
      <w:tr>
        <w:trPr>
          <w:trHeight w:val="286" w:hRule="atLeast"/>
        </w:trPr>
        <w:tc>
          <w:tcPr>
            <w:tcW w:w="902" w:type="dxa"/>
            <w:tcBorders/>
          </w:tcPr>
          <w:p>
            <w:pPr>
              <w:pStyle w:val="TableParagraph"/>
              <w:widowControl w:val="false"/>
              <w:spacing w:before="17" w:after="0"/>
              <w:ind w:left="98" w:right="98" w:hanging="0"/>
              <w:rPr>
                <w:sz w:val="20"/>
              </w:rPr>
            </w:pPr>
            <w:r>
              <w:rPr>
                <w:sz w:val="20"/>
              </w:rPr>
              <w:t>CAFO2</w:t>
            </w:r>
          </w:p>
        </w:tc>
        <w:tc>
          <w:tcPr>
            <w:tcW w:w="1259" w:type="dxa"/>
            <w:tcBorders/>
          </w:tcPr>
          <w:p>
            <w:pPr>
              <w:pStyle w:val="TableParagraph"/>
              <w:widowControl w:val="false"/>
              <w:spacing w:before="17" w:after="0"/>
              <w:ind w:left="97" w:right="96" w:hanging="0"/>
              <w:rPr>
                <w:sz w:val="20"/>
              </w:rPr>
            </w:pPr>
            <w:r>
              <w:rPr>
                <w:sz w:val="20"/>
              </w:rPr>
              <w:t>Tech2</w:t>
            </w:r>
          </w:p>
        </w:tc>
        <w:tc>
          <w:tcPr>
            <w:tcW w:w="1126" w:type="dxa"/>
            <w:tcBorders/>
          </w:tcPr>
          <w:p>
            <w:pPr>
              <w:pStyle w:val="TableParagraph"/>
              <w:widowControl w:val="false"/>
              <w:spacing w:before="17" w:after="0"/>
              <w:ind w:left="301" w:hanging="0"/>
              <w:jc w:val="left"/>
              <w:rPr>
                <w:sz w:val="20"/>
              </w:rPr>
            </w:pPr>
            <w:r>
              <w:rPr>
                <w:sz w:val="20"/>
              </w:rPr>
              <w:t>Waste</w:t>
            </w:r>
          </w:p>
        </w:tc>
        <w:tc>
          <w:tcPr>
            <w:tcW w:w="2299" w:type="dxa"/>
            <w:tcBorders/>
          </w:tcPr>
          <w:p>
            <w:pPr>
              <w:pStyle w:val="TableParagraph"/>
              <w:widowControl w:val="false"/>
              <w:spacing w:before="17" w:after="0"/>
              <w:ind w:left="96" w:right="93" w:hanging="0"/>
              <w:rPr>
                <w:sz w:val="20"/>
              </w:rPr>
            </w:pPr>
            <w:r>
              <w:rPr>
                <w:sz w:val="20"/>
              </w:rPr>
              <w:t>20294.12 (tonne)</w:t>
            </w:r>
          </w:p>
        </w:tc>
      </w:tr>
      <w:tr>
        <w:trPr>
          <w:trHeight w:val="286" w:hRule="atLeast"/>
        </w:trPr>
        <w:tc>
          <w:tcPr>
            <w:tcW w:w="902" w:type="dxa"/>
            <w:tcBorders/>
          </w:tcPr>
          <w:p>
            <w:pPr>
              <w:pStyle w:val="TableParagraph"/>
              <w:widowControl w:val="false"/>
              <w:spacing w:before="17" w:after="0"/>
              <w:ind w:left="98" w:right="98" w:hanging="0"/>
              <w:rPr>
                <w:sz w:val="20"/>
              </w:rPr>
            </w:pPr>
            <w:r>
              <w:rPr>
                <w:sz w:val="20"/>
              </w:rPr>
              <w:t>CAFO3</w:t>
            </w:r>
          </w:p>
        </w:tc>
        <w:tc>
          <w:tcPr>
            <w:tcW w:w="1259" w:type="dxa"/>
            <w:tcBorders/>
          </w:tcPr>
          <w:p>
            <w:pPr>
              <w:pStyle w:val="TableParagraph"/>
              <w:widowControl w:val="false"/>
              <w:spacing w:before="17" w:after="0"/>
              <w:ind w:left="97" w:right="96" w:hanging="0"/>
              <w:rPr>
                <w:sz w:val="20"/>
              </w:rPr>
            </w:pPr>
            <w:r>
              <w:rPr>
                <w:sz w:val="20"/>
              </w:rPr>
              <w:t>Tech2</w:t>
            </w:r>
          </w:p>
        </w:tc>
        <w:tc>
          <w:tcPr>
            <w:tcW w:w="1126" w:type="dxa"/>
            <w:tcBorders/>
          </w:tcPr>
          <w:p>
            <w:pPr>
              <w:pStyle w:val="TableParagraph"/>
              <w:widowControl w:val="false"/>
              <w:spacing w:before="17" w:after="0"/>
              <w:ind w:left="343" w:hanging="0"/>
              <w:jc w:val="left"/>
              <w:rPr>
                <w:sz w:val="20"/>
              </w:rPr>
            </w:pPr>
            <w:r>
              <w:rPr>
                <w:sz w:val="20"/>
              </w:rPr>
              <w:t>Wate</w:t>
            </w:r>
          </w:p>
        </w:tc>
        <w:tc>
          <w:tcPr>
            <w:tcW w:w="2299" w:type="dxa"/>
            <w:tcBorders/>
          </w:tcPr>
          <w:p>
            <w:pPr>
              <w:pStyle w:val="TableParagraph"/>
              <w:widowControl w:val="false"/>
              <w:spacing w:before="17" w:after="0"/>
              <w:ind w:left="96" w:right="93" w:hanging="0"/>
              <w:rPr>
                <w:sz w:val="20"/>
              </w:rPr>
            </w:pPr>
            <w:r>
              <w:rPr>
                <w:sz w:val="20"/>
              </w:rPr>
              <w:t>15000 (tonne)</w:t>
            </w:r>
          </w:p>
        </w:tc>
      </w:tr>
      <w:tr>
        <w:trPr>
          <w:trHeight w:val="286" w:hRule="atLeast"/>
        </w:trPr>
        <w:tc>
          <w:tcPr>
            <w:tcW w:w="902" w:type="dxa"/>
            <w:tcBorders/>
          </w:tcPr>
          <w:p>
            <w:pPr>
              <w:pStyle w:val="TableParagraph"/>
              <w:widowControl w:val="false"/>
              <w:spacing w:before="17" w:after="0"/>
              <w:ind w:left="98" w:right="98" w:hanging="0"/>
              <w:rPr>
                <w:sz w:val="20"/>
              </w:rPr>
            </w:pPr>
            <w:r>
              <w:rPr>
                <w:sz w:val="20"/>
              </w:rPr>
              <w:t>Tech1</w:t>
            </w:r>
          </w:p>
        </w:tc>
        <w:tc>
          <w:tcPr>
            <w:tcW w:w="1259" w:type="dxa"/>
            <w:tcBorders/>
          </w:tcPr>
          <w:p>
            <w:pPr>
              <w:pStyle w:val="TableParagraph"/>
              <w:widowControl w:val="false"/>
              <w:spacing w:before="17" w:after="0"/>
              <w:ind w:left="97" w:right="96" w:hanging="0"/>
              <w:rPr>
                <w:sz w:val="20"/>
              </w:rPr>
            </w:pPr>
            <w:r>
              <w:rPr>
                <w:sz w:val="20"/>
              </w:rPr>
              <w:t>Consumer1</w:t>
            </w:r>
          </w:p>
        </w:tc>
        <w:tc>
          <w:tcPr>
            <w:tcW w:w="1126" w:type="dxa"/>
            <w:tcBorders/>
          </w:tcPr>
          <w:p>
            <w:pPr>
              <w:pStyle w:val="TableParagraph"/>
              <w:widowControl w:val="false"/>
              <w:spacing w:before="17" w:after="0"/>
              <w:ind w:left="272" w:hanging="0"/>
              <w:jc w:val="left"/>
              <w:rPr>
                <w:sz w:val="20"/>
              </w:rPr>
            </w:pPr>
            <w:r>
              <w:rPr>
                <w:sz w:val="20"/>
              </w:rPr>
              <w:t>Biogas</w:t>
            </w:r>
          </w:p>
        </w:tc>
        <w:tc>
          <w:tcPr>
            <w:tcW w:w="2299" w:type="dxa"/>
            <w:tcBorders/>
          </w:tcPr>
          <w:p>
            <w:pPr>
              <w:pStyle w:val="TableParagraph"/>
              <w:widowControl w:val="false"/>
              <w:spacing w:before="17" w:after="0"/>
              <w:ind w:left="96" w:right="93" w:hanging="0"/>
              <w:rPr>
                <w:sz w:val="20"/>
              </w:rPr>
            </w:pPr>
            <w:r>
              <w:rPr>
                <w:sz w:val="20"/>
              </w:rPr>
              <w:t>9e7 (cft)</w:t>
            </w:r>
          </w:p>
        </w:tc>
      </w:tr>
      <w:tr>
        <w:trPr>
          <w:trHeight w:val="286" w:hRule="atLeast"/>
        </w:trPr>
        <w:tc>
          <w:tcPr>
            <w:tcW w:w="902" w:type="dxa"/>
            <w:tcBorders/>
          </w:tcPr>
          <w:p>
            <w:pPr>
              <w:pStyle w:val="TableParagraph"/>
              <w:widowControl w:val="false"/>
              <w:spacing w:before="17" w:after="0"/>
              <w:ind w:left="98" w:right="98" w:hanging="0"/>
              <w:rPr>
                <w:sz w:val="20"/>
              </w:rPr>
            </w:pPr>
            <w:r>
              <w:rPr>
                <w:sz w:val="20"/>
              </w:rPr>
              <w:t>Tech1</w:t>
            </w:r>
          </w:p>
        </w:tc>
        <w:tc>
          <w:tcPr>
            <w:tcW w:w="1259" w:type="dxa"/>
            <w:tcBorders/>
          </w:tcPr>
          <w:p>
            <w:pPr>
              <w:pStyle w:val="TableParagraph"/>
              <w:widowControl w:val="false"/>
              <w:spacing w:before="17" w:after="0"/>
              <w:ind w:left="97" w:right="96" w:hanging="0"/>
              <w:rPr>
                <w:sz w:val="20"/>
              </w:rPr>
            </w:pPr>
            <w:r>
              <w:rPr>
                <w:sz w:val="20"/>
              </w:rPr>
              <w:t>Consumer2</w:t>
            </w:r>
          </w:p>
        </w:tc>
        <w:tc>
          <w:tcPr>
            <w:tcW w:w="1126" w:type="dxa"/>
            <w:tcBorders/>
          </w:tcPr>
          <w:p>
            <w:pPr>
              <w:pStyle w:val="TableParagraph"/>
              <w:widowControl w:val="false"/>
              <w:spacing w:before="17" w:after="0"/>
              <w:ind w:left="150" w:hanging="0"/>
              <w:jc w:val="left"/>
              <w:rPr>
                <w:sz w:val="20"/>
              </w:rPr>
            </w:pPr>
            <w:r>
              <w:rPr>
                <w:sz w:val="20"/>
              </w:rPr>
              <w:t>Digestate</w:t>
            </w:r>
          </w:p>
        </w:tc>
        <w:tc>
          <w:tcPr>
            <w:tcW w:w="2299" w:type="dxa"/>
            <w:tcBorders/>
          </w:tcPr>
          <w:p>
            <w:pPr>
              <w:pStyle w:val="TableParagraph"/>
              <w:widowControl w:val="false"/>
              <w:spacing w:before="17" w:after="0"/>
              <w:ind w:left="96" w:right="93" w:hanging="0"/>
              <w:rPr>
                <w:sz w:val="20"/>
              </w:rPr>
            </w:pPr>
            <w:r>
              <w:rPr>
                <w:sz w:val="20"/>
              </w:rPr>
              <w:t>57000 (tonne)</w:t>
            </w:r>
          </w:p>
        </w:tc>
      </w:tr>
      <w:tr>
        <w:trPr>
          <w:trHeight w:val="286" w:hRule="atLeast"/>
        </w:trPr>
        <w:tc>
          <w:tcPr>
            <w:tcW w:w="902" w:type="dxa"/>
            <w:tcBorders/>
          </w:tcPr>
          <w:p>
            <w:pPr>
              <w:pStyle w:val="TableParagraph"/>
              <w:widowControl w:val="false"/>
              <w:spacing w:before="17" w:after="0"/>
              <w:ind w:left="98" w:right="98" w:hanging="0"/>
              <w:rPr>
                <w:sz w:val="20"/>
              </w:rPr>
            </w:pPr>
            <w:r>
              <w:rPr>
                <w:sz w:val="20"/>
              </w:rPr>
              <w:t>Tech2</w:t>
            </w:r>
          </w:p>
        </w:tc>
        <w:tc>
          <w:tcPr>
            <w:tcW w:w="1259" w:type="dxa"/>
            <w:tcBorders/>
          </w:tcPr>
          <w:p>
            <w:pPr>
              <w:pStyle w:val="TableParagraph"/>
              <w:widowControl w:val="false"/>
              <w:spacing w:before="17" w:after="0"/>
              <w:ind w:left="97" w:right="96" w:hanging="0"/>
              <w:rPr>
                <w:sz w:val="20"/>
              </w:rPr>
            </w:pPr>
            <w:r>
              <w:rPr>
                <w:sz w:val="20"/>
              </w:rPr>
              <w:t>Consumer2</w:t>
            </w:r>
          </w:p>
        </w:tc>
        <w:tc>
          <w:tcPr>
            <w:tcW w:w="1126" w:type="dxa"/>
            <w:tcBorders/>
          </w:tcPr>
          <w:p>
            <w:pPr>
              <w:pStyle w:val="TableParagraph"/>
              <w:widowControl w:val="false"/>
              <w:spacing w:before="17" w:after="0"/>
              <w:ind w:left="150" w:hanging="0"/>
              <w:jc w:val="left"/>
              <w:rPr>
                <w:sz w:val="20"/>
              </w:rPr>
            </w:pPr>
            <w:r>
              <w:rPr>
                <w:sz w:val="20"/>
              </w:rPr>
              <w:t>Digestate</w:t>
            </w:r>
          </w:p>
        </w:tc>
        <w:tc>
          <w:tcPr>
            <w:tcW w:w="2299" w:type="dxa"/>
            <w:tcBorders/>
          </w:tcPr>
          <w:p>
            <w:pPr>
              <w:pStyle w:val="TableParagraph"/>
              <w:widowControl w:val="false"/>
              <w:spacing w:before="17" w:after="0"/>
              <w:ind w:left="96" w:right="93" w:hanging="0"/>
              <w:rPr>
                <w:sz w:val="20"/>
              </w:rPr>
            </w:pPr>
            <w:r>
              <w:rPr>
                <w:sz w:val="20"/>
              </w:rPr>
              <w:t>33529.41 (tonne)</w:t>
            </w:r>
          </w:p>
        </w:tc>
      </w:tr>
      <w:tr>
        <w:trPr>
          <w:trHeight w:val="294" w:hRule="atLeast"/>
        </w:trPr>
        <w:tc>
          <w:tcPr>
            <w:tcW w:w="902" w:type="dxa"/>
            <w:tcBorders>
              <w:bottom w:val="single" w:sz="4" w:space="0" w:color="000000"/>
            </w:tcBorders>
          </w:tcPr>
          <w:p>
            <w:pPr>
              <w:pStyle w:val="TableParagraph"/>
              <w:widowControl w:val="false"/>
              <w:spacing w:before="17" w:after="0"/>
              <w:ind w:left="98" w:right="98" w:hanging="0"/>
              <w:rPr>
                <w:sz w:val="20"/>
              </w:rPr>
            </w:pPr>
            <w:r>
              <w:rPr>
                <w:sz w:val="20"/>
              </w:rPr>
              <w:t>Tech2</w:t>
            </w:r>
          </w:p>
        </w:tc>
        <w:tc>
          <w:tcPr>
            <w:tcW w:w="1259" w:type="dxa"/>
            <w:tcBorders>
              <w:bottom w:val="single" w:sz="4" w:space="0" w:color="000000"/>
            </w:tcBorders>
          </w:tcPr>
          <w:p>
            <w:pPr>
              <w:pStyle w:val="TableParagraph"/>
              <w:widowControl w:val="false"/>
              <w:spacing w:before="17" w:after="0"/>
              <w:ind w:left="97" w:right="96" w:hanging="0"/>
              <w:rPr>
                <w:sz w:val="20"/>
              </w:rPr>
            </w:pPr>
            <w:r>
              <w:rPr>
                <w:sz w:val="20"/>
              </w:rPr>
              <w:t>Consumer3</w:t>
            </w:r>
          </w:p>
        </w:tc>
        <w:tc>
          <w:tcPr>
            <w:tcW w:w="1126" w:type="dxa"/>
            <w:tcBorders>
              <w:bottom w:val="single" w:sz="4" w:space="0" w:color="000000"/>
            </w:tcBorders>
          </w:tcPr>
          <w:p>
            <w:pPr>
              <w:pStyle w:val="TableParagraph"/>
              <w:widowControl w:val="false"/>
              <w:spacing w:before="17" w:after="0"/>
              <w:ind w:left="120" w:hanging="0"/>
              <w:jc w:val="left"/>
              <w:rPr>
                <w:sz w:val="20"/>
              </w:rPr>
            </w:pPr>
            <w:r>
              <w:rPr>
                <w:sz w:val="20"/>
              </w:rPr>
              <w:t>Electricity</w:t>
            </w:r>
          </w:p>
        </w:tc>
        <w:tc>
          <w:tcPr>
            <w:tcW w:w="2299" w:type="dxa"/>
            <w:tcBorders>
              <w:bottom w:val="single" w:sz="4" w:space="0" w:color="000000"/>
            </w:tcBorders>
          </w:tcPr>
          <w:p>
            <w:pPr>
              <w:pStyle w:val="TableParagraph"/>
              <w:widowControl w:val="false"/>
              <w:spacing w:before="17" w:after="0"/>
              <w:ind w:left="96" w:right="93" w:hanging="0"/>
              <w:rPr>
                <w:sz w:val="20"/>
              </w:rPr>
            </w:pPr>
            <w:r>
              <w:rPr>
                <w:sz w:val="20"/>
              </w:rPr>
              <w:t>3e6 (kWh)</w:t>
            </w:r>
          </w:p>
        </w:tc>
      </w:tr>
    </w:tbl>
    <w:p>
      <w:pPr>
        <w:pStyle w:val="TextBody"/>
        <w:spacing w:before="5" w:after="0"/>
        <w:rPr>
          <w:sz w:val="9"/>
        </w:rPr>
      </w:pPr>
      <w:r>
        <w:rPr>
          <w:sz w:val="9"/>
        </w:rPr>
      </w:r>
    </w:p>
    <w:p>
      <w:pPr>
        <w:sectPr>
          <w:headerReference w:type="default" r:id="rId52"/>
          <w:footerReference w:type="default" r:id="rId53"/>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4" w:after="0"/>
        <w:ind w:left="373" w:right="550" w:hanging="0"/>
        <w:jc w:val="center"/>
        <w:rPr/>
      </w:pPr>
      <w:r>
        <w:rPr>
          <w:b/>
        </w:rPr>
        <w:t xml:space="preserve">Table 4: </w:t>
      </w:r>
      <w:r>
        <w:rPr/>
        <w:t>Results summary of example 1</w:t>
      </w:r>
    </w:p>
    <w:p>
      <w:pPr>
        <w:pStyle w:val="TextBody"/>
        <w:rPr>
          <w:sz w:val="20"/>
        </w:rPr>
      </w:pPr>
      <w:r>
        <w:rPr>
          <w:sz w:val="20"/>
        </w:rPr>
      </w:r>
    </w:p>
    <w:p>
      <w:pPr>
        <w:pStyle w:val="Heading2"/>
        <w:numPr>
          <w:ilvl w:val="1"/>
          <w:numId w:val="3"/>
        </w:numPr>
        <w:tabs>
          <w:tab w:val="clear" w:pos="720"/>
          <w:tab w:val="left" w:pos="693" w:leader="none"/>
          <w:tab w:val="left" w:pos="694" w:leader="none"/>
        </w:tabs>
        <w:spacing w:before="235" w:after="0"/>
        <w:ind w:left="693" w:hanging="539"/>
        <w:rPr/>
      </w:pPr>
      <w:bookmarkStart w:id="26" w:name="Tutorial_Part_2_-_Custom_Model"/>
      <w:bookmarkStart w:id="27" w:name="_bookmark19"/>
      <w:bookmarkEnd w:id="26"/>
      <w:bookmarkEnd w:id="27"/>
      <w:r>
        <w:rPr>
          <w:spacing w:val="-4"/>
        </w:rPr>
        <w:t xml:space="preserve">Tutorial </w:t>
      </w:r>
      <w:r>
        <w:rPr/>
        <w:t>Part 2 - Custom</w:t>
      </w:r>
      <w:r>
        <w:rPr>
          <w:spacing w:val="-2"/>
        </w:rPr>
        <w:t xml:space="preserve"> </w:t>
      </w:r>
      <w:r>
        <w:rPr/>
        <w:t>Model</w:t>
      </w:r>
    </w:p>
    <w:p>
      <w:pPr>
        <w:pStyle w:val="TextBody"/>
        <w:spacing w:lineRule="auto" w:line="280" w:before="204" w:after="0"/>
        <w:ind w:left="156" w:right="334" w:hanging="0"/>
        <w:jc w:val="both"/>
        <w:rPr/>
      </w:pPr>
      <w:r>
        <w:rPr/>
        <w:t xml:space="preserve">The second example in the tutorial module is </w:t>
      </w:r>
      <w:r>
        <w:rPr>
          <w:i/>
        </w:rPr>
        <w:t>Custome Model</w:t>
      </w:r>
      <w:r>
        <w:rPr/>
        <w:t>. This example has the same outline as the first one.</w:t>
      </w:r>
    </w:p>
    <w:p>
      <w:pPr>
        <w:pStyle w:val="TextBody"/>
        <w:spacing w:lineRule="auto" w:line="280"/>
        <w:ind w:left="156" w:right="333" w:firstLine="338"/>
        <w:jc w:val="both"/>
        <w:rPr/>
      </w:pPr>
      <w:r>
        <w:rPr/>
        <w:t xml:space="preserve">This example involves the use of a </w:t>
      </w:r>
      <w:r>
        <w:rPr>
          <w:b/>
        </w:rPr>
        <w:t xml:space="preserve">logistic network design </w:t>
      </w:r>
      <w:r>
        <w:rPr/>
        <w:t xml:space="preserve">model (please refer to the following section for full mathematical formulation), the input and output data are illustrated first in the </w:t>
      </w:r>
      <w:r>
        <w:rPr>
          <w:spacing w:val="-4"/>
        </w:rPr>
        <w:t xml:space="preserve">two </w:t>
      </w:r>
      <w:r>
        <w:rPr/>
        <w:t>preliminary sheets. The main difference is that users can now specify technology candidates in ad- dition</w:t>
      </w:r>
      <w:r>
        <w:rPr>
          <w:spacing w:val="-6"/>
        </w:rPr>
        <w:t xml:space="preserve"> </w:t>
      </w:r>
      <w:r>
        <w:rPr/>
        <w:t>to</w:t>
      </w:r>
      <w:r>
        <w:rPr>
          <w:spacing w:val="-5"/>
        </w:rPr>
        <w:t xml:space="preserve"> </w:t>
      </w:r>
      <w:r>
        <w:rPr/>
        <w:t>technology</w:t>
      </w:r>
      <w:r>
        <w:rPr>
          <w:spacing w:val="-5"/>
        </w:rPr>
        <w:t xml:space="preserve"> </w:t>
      </w:r>
      <w:r>
        <w:rPr/>
        <w:t>providers,</w:t>
      </w:r>
      <w:r>
        <w:rPr>
          <w:spacing w:val="-6"/>
        </w:rPr>
        <w:t xml:space="preserve"> </w:t>
      </w:r>
      <w:r>
        <w:rPr/>
        <w:t>and</w:t>
      </w:r>
      <w:r>
        <w:rPr>
          <w:spacing w:val="-5"/>
        </w:rPr>
        <w:t xml:space="preserve"> </w:t>
      </w:r>
      <w:r>
        <w:rPr/>
        <w:t>the</w:t>
      </w:r>
      <w:r>
        <w:rPr>
          <w:spacing w:val="-5"/>
        </w:rPr>
        <w:t xml:space="preserve"> </w:t>
      </w:r>
      <w:r>
        <w:rPr/>
        <w:t>model</w:t>
      </w:r>
      <w:r>
        <w:rPr>
          <w:spacing w:val="-6"/>
        </w:rPr>
        <w:t xml:space="preserve"> </w:t>
      </w:r>
      <w:r>
        <w:rPr/>
        <w:t>will</w:t>
      </w:r>
      <w:r>
        <w:rPr>
          <w:spacing w:val="-5"/>
        </w:rPr>
        <w:t xml:space="preserve"> </w:t>
      </w:r>
      <w:r>
        <w:rPr/>
        <w:t>decide</w:t>
      </w:r>
      <w:r>
        <w:rPr>
          <w:spacing w:val="-5"/>
        </w:rPr>
        <w:t xml:space="preserve"> </w:t>
      </w:r>
      <w:r>
        <w:rPr/>
        <w:t>whether</w:t>
      </w:r>
      <w:r>
        <w:rPr>
          <w:spacing w:val="-6"/>
        </w:rPr>
        <w:t xml:space="preserve"> </w:t>
      </w:r>
      <w:r>
        <w:rPr/>
        <w:t>it</w:t>
      </w:r>
      <w:r>
        <w:rPr>
          <w:spacing w:val="-5"/>
        </w:rPr>
        <w:t xml:space="preserve"> </w:t>
      </w:r>
      <w:r>
        <w:rPr/>
        <w:t>is</w:t>
      </w:r>
      <w:r>
        <w:rPr>
          <w:spacing w:val="-6"/>
        </w:rPr>
        <w:t xml:space="preserve"> </w:t>
      </w:r>
      <w:r>
        <w:rPr/>
        <w:t>an</w:t>
      </w:r>
      <w:r>
        <w:rPr>
          <w:spacing w:val="-5"/>
        </w:rPr>
        <w:t xml:space="preserve"> </w:t>
      </w:r>
      <w:r>
        <w:rPr/>
        <w:t>economic</w:t>
      </w:r>
      <w:r>
        <w:rPr>
          <w:spacing w:val="-6"/>
        </w:rPr>
        <w:t xml:space="preserve"> </w:t>
      </w:r>
      <w:r>
        <w:rPr/>
        <w:t>option</w:t>
      </w:r>
      <w:r>
        <w:rPr>
          <w:spacing w:val="-5"/>
        </w:rPr>
        <w:t xml:space="preserve"> </w:t>
      </w:r>
      <w:r>
        <w:rPr/>
        <w:t>to</w:t>
      </w:r>
      <w:r>
        <w:rPr>
          <w:spacing w:val="-5"/>
        </w:rPr>
        <w:t xml:space="preserve"> </w:t>
      </w:r>
      <w:r>
        <w:rPr>
          <w:spacing w:val="-3"/>
        </w:rPr>
        <w:t xml:space="preserve">install </w:t>
      </w:r>
      <w:r>
        <w:rPr/>
        <w:t>the</w:t>
      </w:r>
      <w:r>
        <w:rPr>
          <w:spacing w:val="-2"/>
        </w:rPr>
        <w:t xml:space="preserve"> </w:t>
      </w:r>
      <w:r>
        <w:rPr>
          <w:spacing w:val="-3"/>
        </w:rPr>
        <w:t>technology.</w:t>
      </w:r>
    </w:p>
    <w:p>
      <w:pPr>
        <w:pStyle w:val="TextBody"/>
        <w:spacing w:lineRule="auto" w:line="280"/>
        <w:ind w:left="156" w:right="333" w:firstLine="338"/>
        <w:jc w:val="both"/>
        <w:rPr/>
      </w:pPr>
      <w:r>
        <w:rPr/>
        <w:t xml:space="preserve">This example is interactive. In each step, users can drag nodes around the map; and when users double click one node, some parameters can be modified (e.g., capacity, price, etc.). But all default data is consistent with the previous example. The following Figure </w:t>
      </w:r>
      <w:hyperlink w:anchor="_bookmark20">
        <w:r>
          <w:rPr>
            <w:color w:val="0000FF"/>
          </w:rPr>
          <w:t xml:space="preserve">9 </w:t>
        </w:r>
      </w:hyperlink>
      <w:r>
        <w:rPr/>
        <w:t>shows that users can modify the supplied capacity and price of livestock waste in CAFO2.</w:t>
      </w:r>
    </w:p>
    <w:p>
      <w:pPr>
        <w:pStyle w:val="TextBody"/>
        <w:spacing w:before="9" w:after="0"/>
        <w:rPr>
          <w:sz w:val="11"/>
        </w:rPr>
      </w:pPr>
      <w:r>
        <w:rPr>
          <w:sz w:val="11"/>
        </w:rPr>
        <w:drawing>
          <wp:anchor behindDoc="0" distT="0" distB="0" distL="0" distR="0" simplePos="0" locked="0" layoutInCell="0" allowOverlap="1" relativeHeight="30">
            <wp:simplePos x="0" y="0"/>
            <wp:positionH relativeFrom="page">
              <wp:posOffset>2354580</wp:posOffset>
            </wp:positionH>
            <wp:positionV relativeFrom="paragraph">
              <wp:posOffset>117475</wp:posOffset>
            </wp:positionV>
            <wp:extent cx="3013710" cy="2926715"/>
            <wp:effectExtent l="0" t="0" r="0" b="0"/>
            <wp:wrapTopAndBottom/>
            <wp:docPr id="43" name="image3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3.jpeg" descr=""/>
                    <pic:cNvPicPr>
                      <a:picLocks noChangeAspect="1" noChangeArrowheads="1"/>
                    </pic:cNvPicPr>
                  </pic:nvPicPr>
                  <pic:blipFill>
                    <a:blip r:embed="rId54"/>
                    <a:stretch>
                      <a:fillRect/>
                    </a:stretch>
                  </pic:blipFill>
                  <pic:spPr bwMode="auto">
                    <a:xfrm>
                      <a:off x="0" y="0"/>
                      <a:ext cx="3013710" cy="2926715"/>
                    </a:xfrm>
                    <a:prstGeom prst="rect">
                      <a:avLst/>
                    </a:prstGeom>
                  </pic:spPr>
                </pic:pic>
              </a:graphicData>
            </a:graphic>
          </wp:anchor>
        </w:drawing>
      </w:r>
    </w:p>
    <w:p>
      <w:pPr>
        <w:pStyle w:val="TextBody"/>
        <w:rPr>
          <w:sz w:val="21"/>
        </w:rPr>
      </w:pPr>
      <w:r>
        <w:rPr>
          <w:sz w:val="21"/>
        </w:rPr>
      </w:r>
    </w:p>
    <w:p>
      <w:pPr>
        <w:pStyle w:val="Normal"/>
        <w:ind w:left="373" w:right="550" w:hanging="0"/>
        <w:jc w:val="center"/>
        <w:rPr/>
      </w:pPr>
      <w:bookmarkStart w:id="28" w:name="_bookmark20"/>
      <w:bookmarkEnd w:id="28"/>
      <w:r>
        <w:rPr>
          <w:b/>
        </w:rPr>
        <w:t xml:space="preserve">Figure 9: </w:t>
      </w:r>
      <w:r>
        <w:rPr/>
        <w:t>Input data in example 2</w:t>
      </w:r>
    </w:p>
    <w:p>
      <w:pPr>
        <w:pStyle w:val="TextBody"/>
        <w:spacing w:before="4" w:after="0"/>
        <w:rPr>
          <w:sz w:val="26"/>
        </w:rPr>
      </w:pPr>
      <w:r>
        <w:rPr>
          <w:sz w:val="26"/>
        </w:rPr>
      </w:r>
    </w:p>
    <w:p>
      <w:pPr>
        <w:pStyle w:val="TextBody"/>
        <w:spacing w:lineRule="auto" w:line="280"/>
        <w:ind w:left="90" w:right="333" w:firstLine="338"/>
        <w:jc w:val="right"/>
        <w:rPr/>
      </w:pPr>
      <w:r>
        <w:rPr/>
        <w:t>This example is built upon the first one. In addition to the preinstalled AD and AD+EG, now we</w:t>
      </w:r>
      <w:r>
        <w:rPr>
          <w:w w:val="99"/>
        </w:rPr>
        <w:t xml:space="preserve"> </w:t>
      </w:r>
      <w:r>
        <w:rPr/>
        <w:t>have a technology candidate for AD and biomethane production technology set, as shown in Figure</w:t>
      </w:r>
      <w:r>
        <w:rPr>
          <w:w w:val="99"/>
        </w:rPr>
        <w:t xml:space="preserve"> </w:t>
      </w:r>
      <w:hyperlink w:anchor="_bookmark21">
        <w:r>
          <w:rPr>
            <w:color w:val="0000FF"/>
          </w:rPr>
          <w:t xml:space="preserve">10 </w:t>
        </w:r>
      </w:hyperlink>
      <w:r>
        <w:rPr/>
        <w:t>below (default location). This new technology can convert waste into biomethane and digestate).</w:t>
      </w:r>
      <w:r>
        <w:rPr>
          <w:w w:val="99"/>
        </w:rPr>
        <w:t xml:space="preserve"> </w:t>
      </w:r>
      <w:r>
        <w:rPr/>
        <w:t>After users go through steps 1-5 as guided and modify some of the data, the model can be solved</w:t>
      </w:r>
      <w:r>
        <w:rPr>
          <w:w w:val="99"/>
        </w:rPr>
        <w:t xml:space="preserve"> </w:t>
      </w:r>
      <w:r>
        <w:rPr/>
        <w:t xml:space="preserve">instantaneously in step 6, as shown in Figure </w:t>
      </w:r>
      <w:hyperlink w:anchor="_bookmark22">
        <w:r>
          <w:rPr>
            <w:color w:val="0000FF"/>
          </w:rPr>
          <w:t>11</w:t>
        </w:r>
      </w:hyperlink>
      <w:r>
        <w:rPr/>
        <w:t xml:space="preserve">. Once the </w:t>
      </w:r>
      <w:r>
        <w:rPr>
          <w:rFonts w:ascii="Courier New" w:hAnsi="Courier New"/>
        </w:rPr>
        <w:t>Run the</w:t>
      </w:r>
      <w:r>
        <w:rPr>
          <w:rFonts w:ascii="Courier New" w:hAnsi="Courier New"/>
          <w:spacing w:val="107"/>
        </w:rPr>
        <w:t xml:space="preserve"> </w:t>
      </w:r>
      <w:r>
        <w:rPr>
          <w:rFonts w:ascii="Courier New" w:hAnsi="Courier New"/>
        </w:rPr>
        <w:t xml:space="preserve">Model </w:t>
      </w:r>
      <w:r>
        <w:rPr/>
        <w:t>button is clicked, a</w:t>
      </w:r>
      <w:r>
        <w:rPr>
          <w:w w:val="99"/>
        </w:rPr>
        <w:t xml:space="preserve"> </w:t>
      </w:r>
      <w:r>
        <w:rPr/>
        <w:t>popup will show up on the page, and users should not refresh or close the current page, or go back</w:t>
      </w:r>
    </w:p>
    <w:p>
      <w:pPr>
        <w:pStyle w:val="TextBody"/>
        <w:spacing w:lineRule="exact" w:line="268"/>
        <w:ind w:left="155" w:hanging="0"/>
        <w:jc w:val="both"/>
        <w:rPr/>
      </w:pPr>
      <w:r>
        <w:rPr/>
        <w:t>to the previous page. All the model data is then packed and sent to the server for use.</w:t>
      </w:r>
    </w:p>
    <w:p>
      <w:pPr>
        <w:sectPr>
          <w:headerReference w:type="default" r:id="rId55"/>
          <w:footerReference w:type="default" r:id="rId56"/>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before="52" w:after="0"/>
        <w:ind w:left="155" w:right="333" w:firstLine="338"/>
        <w:jc w:val="both"/>
        <w:rPr/>
      </w:pPr>
      <w:r>
        <w:rPr/>
        <w:t>The model solving procedure for this example should take tens of seconds to several minutes under normal internet conditions. Once it is solved, results will be packed and users will be redi- rected</w:t>
      </w:r>
      <w:r>
        <w:rPr>
          <w:spacing w:val="-10"/>
        </w:rPr>
        <w:t xml:space="preserve"> </w:t>
      </w:r>
      <w:r>
        <w:rPr/>
        <w:t>to</w:t>
      </w:r>
      <w:r>
        <w:rPr>
          <w:spacing w:val="-10"/>
        </w:rPr>
        <w:t xml:space="preserve"> </w:t>
      </w:r>
      <w:r>
        <w:rPr/>
        <w:t>another</w:t>
      </w:r>
      <w:r>
        <w:rPr>
          <w:spacing w:val="-9"/>
        </w:rPr>
        <w:t xml:space="preserve"> </w:t>
      </w:r>
      <w:r>
        <w:rPr/>
        <w:t>page</w:t>
      </w:r>
      <w:r>
        <w:rPr>
          <w:spacing w:val="-10"/>
        </w:rPr>
        <w:t xml:space="preserve"> </w:t>
      </w:r>
      <w:r>
        <w:rPr/>
        <w:t>where</w:t>
      </w:r>
      <w:r>
        <w:rPr>
          <w:spacing w:val="-10"/>
        </w:rPr>
        <w:t xml:space="preserve"> </w:t>
      </w:r>
      <w:r>
        <w:rPr/>
        <w:t>results</w:t>
      </w:r>
      <w:r>
        <w:rPr>
          <w:spacing w:val="-9"/>
        </w:rPr>
        <w:t xml:space="preserve"> </w:t>
      </w:r>
      <w:r>
        <w:rPr/>
        <w:t>are</w:t>
      </w:r>
      <w:r>
        <w:rPr>
          <w:spacing w:val="-10"/>
        </w:rPr>
        <w:t xml:space="preserve"> </w:t>
      </w:r>
      <w:r>
        <w:rPr/>
        <w:t>visualized.</w:t>
      </w:r>
      <w:r>
        <w:rPr>
          <w:spacing w:val="4"/>
        </w:rPr>
        <w:t xml:space="preserve"> </w:t>
      </w:r>
      <w:r>
        <w:rPr/>
        <w:t>The</w:t>
      </w:r>
      <w:r>
        <w:rPr>
          <w:spacing w:val="-10"/>
        </w:rPr>
        <w:t xml:space="preserve"> </w:t>
      </w:r>
      <w:r>
        <w:rPr/>
        <w:t>following</w:t>
      </w:r>
      <w:r>
        <w:rPr>
          <w:spacing w:val="-10"/>
        </w:rPr>
        <w:t xml:space="preserve"> </w:t>
      </w:r>
      <w:r>
        <w:rPr/>
        <w:t>Figure</w:t>
      </w:r>
      <w:r>
        <w:rPr>
          <w:spacing w:val="-9"/>
        </w:rPr>
        <w:t xml:space="preserve"> </w:t>
      </w:r>
      <w:hyperlink w:anchor="_bookmark23">
        <w:r>
          <w:rPr>
            <w:color w:val="0000FF"/>
          </w:rPr>
          <w:t>12</w:t>
        </w:r>
        <w:r>
          <w:rPr>
            <w:color w:val="0000FF"/>
            <w:spacing w:val="-10"/>
          </w:rPr>
          <w:t xml:space="preserve"> </w:t>
        </w:r>
      </w:hyperlink>
      <w:r>
        <w:rPr/>
        <w:t>shows</w:t>
      </w:r>
      <w:r>
        <w:rPr>
          <w:spacing w:val="-10"/>
        </w:rPr>
        <w:t xml:space="preserve"> </w:t>
      </w:r>
      <w:r>
        <w:rPr/>
        <w:t>the</w:t>
      </w:r>
      <w:r>
        <w:rPr>
          <w:spacing w:val="-9"/>
        </w:rPr>
        <w:t xml:space="preserve"> </w:t>
      </w:r>
      <w:r>
        <w:rPr/>
        <w:t>results</w:t>
      </w:r>
      <w:r>
        <w:rPr>
          <w:spacing w:val="-10"/>
        </w:rPr>
        <w:t xml:space="preserve"> </w:t>
      </w:r>
      <w:r>
        <w:rPr/>
        <w:t>of</w:t>
      </w:r>
      <w:r>
        <w:rPr>
          <w:spacing w:val="-10"/>
        </w:rPr>
        <w:t xml:space="preserve"> </w:t>
      </w:r>
      <w:r>
        <w:rPr>
          <w:spacing w:val="-4"/>
        </w:rPr>
        <w:t xml:space="preserve">this </w:t>
      </w:r>
      <w:r>
        <w:rPr/>
        <w:t>example</w:t>
      </w:r>
      <w:r>
        <w:rPr>
          <w:spacing w:val="-6"/>
        </w:rPr>
        <w:t xml:space="preserve"> </w:t>
      </w:r>
      <w:r>
        <w:rPr/>
        <w:t>under</w:t>
      </w:r>
      <w:r>
        <w:rPr>
          <w:spacing w:val="-5"/>
        </w:rPr>
        <w:t xml:space="preserve"> </w:t>
      </w:r>
      <w:r>
        <w:rPr/>
        <w:t>the</w:t>
      </w:r>
      <w:r>
        <w:rPr>
          <w:spacing w:val="-6"/>
        </w:rPr>
        <w:t xml:space="preserve"> </w:t>
      </w:r>
      <w:r>
        <w:rPr/>
        <w:t>default</w:t>
      </w:r>
      <w:r>
        <w:rPr>
          <w:spacing w:val="-5"/>
        </w:rPr>
        <w:t xml:space="preserve"> </w:t>
      </w:r>
      <w:r>
        <w:rPr/>
        <w:t>data.</w:t>
      </w:r>
      <w:r>
        <w:rPr>
          <w:spacing w:val="6"/>
        </w:rPr>
        <w:t xml:space="preserve"> </w:t>
      </w:r>
      <w:r>
        <w:rPr/>
        <w:t>The</w:t>
      </w:r>
      <w:r>
        <w:rPr>
          <w:spacing w:val="-5"/>
        </w:rPr>
        <w:t xml:space="preserve"> </w:t>
      </w:r>
      <w:r>
        <w:rPr/>
        <w:t>results</w:t>
      </w:r>
      <w:r>
        <w:rPr>
          <w:spacing w:val="-6"/>
        </w:rPr>
        <w:t xml:space="preserve"> </w:t>
      </w:r>
      <w:r>
        <w:rPr/>
        <w:t>will</w:t>
      </w:r>
      <w:r>
        <w:rPr>
          <w:spacing w:val="-5"/>
        </w:rPr>
        <w:t xml:space="preserve"> </w:t>
      </w:r>
      <w:r>
        <w:rPr/>
        <w:t>be</w:t>
      </w:r>
      <w:r>
        <w:rPr>
          <w:spacing w:val="-6"/>
        </w:rPr>
        <w:t xml:space="preserve"> </w:t>
      </w:r>
      <w:r>
        <w:rPr/>
        <w:t>eliminated</w:t>
      </w:r>
      <w:r>
        <w:rPr>
          <w:spacing w:val="-5"/>
        </w:rPr>
        <w:t xml:space="preserve"> </w:t>
      </w:r>
      <w:r>
        <w:rPr/>
        <w:t>as</w:t>
      </w:r>
      <w:r>
        <w:rPr>
          <w:spacing w:val="-6"/>
        </w:rPr>
        <w:t xml:space="preserve"> </w:t>
      </w:r>
      <w:r>
        <w:rPr/>
        <w:t>long</w:t>
      </w:r>
      <w:r>
        <w:rPr>
          <w:spacing w:val="-5"/>
        </w:rPr>
        <w:t xml:space="preserve"> </w:t>
      </w:r>
      <w:r>
        <w:rPr/>
        <w:t>as</w:t>
      </w:r>
      <w:r>
        <w:rPr>
          <w:spacing w:val="-6"/>
        </w:rPr>
        <w:t xml:space="preserve"> </w:t>
      </w:r>
      <w:r>
        <w:rPr/>
        <w:t>users</w:t>
      </w:r>
      <w:r>
        <w:rPr>
          <w:spacing w:val="-5"/>
        </w:rPr>
        <w:t xml:space="preserve"> </w:t>
      </w:r>
      <w:r>
        <w:rPr/>
        <w:t>leave</w:t>
      </w:r>
      <w:r>
        <w:rPr>
          <w:spacing w:val="-6"/>
        </w:rPr>
        <w:t xml:space="preserve"> </w:t>
      </w:r>
      <w:r>
        <w:rPr/>
        <w:t>the</w:t>
      </w:r>
      <w:r>
        <w:rPr>
          <w:spacing w:val="-5"/>
        </w:rPr>
        <w:t xml:space="preserve"> </w:t>
      </w:r>
      <w:r>
        <w:rPr/>
        <w:t>result</w:t>
      </w:r>
      <w:r>
        <w:rPr>
          <w:spacing w:val="-6"/>
        </w:rPr>
        <w:t xml:space="preserve"> </w:t>
      </w:r>
      <w:r>
        <w:rPr>
          <w:spacing w:val="-3"/>
        </w:rPr>
        <w:t>page.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17"/>
        </w:rPr>
      </w:pPr>
      <w:r>
        <w:rPr>
          <w:sz w:val="17"/>
        </w:rPr>
      </w:r>
    </w:p>
    <w:p>
      <w:pPr>
        <w:pStyle w:val="TextBody"/>
        <w:ind w:left="1660" w:hanging="0"/>
        <w:rPr>
          <w:sz w:val="20"/>
        </w:rPr>
      </w:pPr>
      <w:r>
        <w:rPr/>
        <w:drawing>
          <wp:inline distT="0" distB="0" distL="0" distR="0">
            <wp:extent cx="4279265" cy="2066290"/>
            <wp:effectExtent l="0" t="0" r="0" b="0"/>
            <wp:docPr id="47" name="image3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4.jpeg" descr=""/>
                    <pic:cNvPicPr>
                      <a:picLocks noChangeAspect="1" noChangeArrowheads="1"/>
                    </pic:cNvPicPr>
                  </pic:nvPicPr>
                  <pic:blipFill>
                    <a:blip r:embed="rId57"/>
                    <a:stretch>
                      <a:fillRect/>
                    </a:stretch>
                  </pic:blipFill>
                  <pic:spPr bwMode="auto">
                    <a:xfrm>
                      <a:off x="0" y="0"/>
                      <a:ext cx="4279265" cy="2066290"/>
                    </a:xfrm>
                    <a:prstGeom prst="rect">
                      <a:avLst/>
                    </a:prstGeom>
                  </pic:spPr>
                </pic:pic>
              </a:graphicData>
            </a:graphic>
          </wp:inline>
        </w:drawing>
      </w:r>
    </w:p>
    <w:p>
      <w:pPr>
        <w:pStyle w:val="TextBody"/>
        <w:rPr>
          <w:sz w:val="8"/>
        </w:rPr>
      </w:pPr>
      <w:r>
        <w:rPr>
          <w:sz w:val="8"/>
        </w:rPr>
      </w:r>
    </w:p>
    <w:p>
      <w:pPr>
        <w:pStyle w:val="Normal"/>
        <w:spacing w:before="95" w:after="0"/>
        <w:ind w:left="373" w:right="550" w:hanging="0"/>
        <w:jc w:val="center"/>
        <w:rPr/>
      </w:pPr>
      <w:bookmarkStart w:id="29" w:name="_bookmark21"/>
      <w:bookmarkEnd w:id="29"/>
      <w:r>
        <w:rPr>
          <w:b/>
        </w:rPr>
        <w:t xml:space="preserve">Figure 10: </w:t>
      </w:r>
      <w:r>
        <w:rPr/>
        <w:t>Default technology locations of example 2</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27"/>
        </w:rPr>
      </w:pPr>
      <w:r>
        <w:rPr>
          <w:sz w:val="27"/>
        </w:rPr>
        <mc:AlternateContent>
          <mc:Choice Requires="wpg">
            <w:drawing>
              <wp:anchor behindDoc="1" distT="0" distB="0" distL="114300" distR="114300" simplePos="0" locked="0" layoutInCell="0" allowOverlap="1" relativeHeight="70">
                <wp:simplePos x="0" y="0"/>
                <wp:positionH relativeFrom="page">
                  <wp:posOffset>1467485</wp:posOffset>
                </wp:positionH>
                <wp:positionV relativeFrom="paragraph">
                  <wp:posOffset>244475</wp:posOffset>
                </wp:positionV>
                <wp:extent cx="4842510" cy="1221105"/>
                <wp:effectExtent l="0" t="0" r="0" b="0"/>
                <wp:wrapTopAndBottom/>
                <wp:docPr id="48" name="Image24"/>
                <a:graphic xmlns:a="http://schemas.openxmlformats.org/drawingml/2006/main">
                  <a:graphicData uri="http://schemas.microsoft.com/office/word/2010/wordprocessingGroup">
                    <wpg:wgp>
                      <wpg:cNvGrpSpPr/>
                      <wpg:grpSpPr>
                        <a:xfrm>
                          <a:off x="0" y="0"/>
                          <a:ext cx="4842000" cy="1220400"/>
                        </a:xfrm>
                      </wpg:grpSpPr>
                      <pic:pic xmlns:pic="http://schemas.openxmlformats.org/drawingml/2006/picture">
                        <pic:nvPicPr>
                          <pic:cNvPr id="39" name="" descr=""/>
                          <pic:cNvPicPr/>
                        </pic:nvPicPr>
                        <pic:blipFill>
                          <a:blip r:embed="rId58"/>
                          <a:stretch/>
                        </pic:blipFill>
                        <pic:spPr>
                          <a:xfrm>
                            <a:off x="0" y="0"/>
                            <a:ext cx="3999960" cy="9360"/>
                          </a:xfrm>
                          <a:prstGeom prst="rect">
                            <a:avLst/>
                          </a:prstGeom>
                          <a:ln w="0">
                            <a:noFill/>
                          </a:ln>
                        </pic:spPr>
                      </pic:pic>
                      <wps:wsp>
                        <wps:cNvSpPr/>
                        <wps:spPr>
                          <a:xfrm>
                            <a:off x="3109680" y="1217880"/>
                            <a:ext cx="1732320" cy="2520"/>
                          </a:xfrm>
                          <a:custGeom>
                            <a:avLst/>
                            <a:gdLst/>
                            <a:ahLst/>
                            <a:rect l="l" t="t" r="r" b="b"/>
                            <a:pathLst>
                              <a:path w="5824" h="908">
                                <a:moveTo>
                                  <a:pt x="5671" y="0"/>
                                </a:moveTo>
                                <a:lnTo>
                                  <a:pt x="152" y="0"/>
                                </a:lnTo>
                                <a:lnTo>
                                  <a:pt x="93" y="12"/>
                                </a:lnTo>
                                <a:lnTo>
                                  <a:pt x="46" y="44"/>
                                </a:lnTo>
                                <a:lnTo>
                                  <a:pt x="12" y="92"/>
                                </a:lnTo>
                                <a:lnTo>
                                  <a:pt x="0" y="152"/>
                                </a:lnTo>
                                <a:lnTo>
                                  <a:pt x="0" y="755"/>
                                </a:lnTo>
                                <a:lnTo>
                                  <a:pt x="12" y="815"/>
                                </a:lnTo>
                                <a:lnTo>
                                  <a:pt x="46" y="863"/>
                                </a:lnTo>
                                <a:lnTo>
                                  <a:pt x="93" y="895"/>
                                </a:lnTo>
                                <a:lnTo>
                                  <a:pt x="152" y="907"/>
                                </a:lnTo>
                                <a:lnTo>
                                  <a:pt x="5671" y="907"/>
                                </a:lnTo>
                                <a:lnTo>
                                  <a:pt x="5730" y="895"/>
                                </a:lnTo>
                                <a:lnTo>
                                  <a:pt x="5779" y="863"/>
                                </a:lnTo>
                                <a:lnTo>
                                  <a:pt x="5811" y="815"/>
                                </a:lnTo>
                                <a:lnTo>
                                  <a:pt x="5823" y="755"/>
                                </a:lnTo>
                                <a:lnTo>
                                  <a:pt x="5823" y="152"/>
                                </a:lnTo>
                                <a:lnTo>
                                  <a:pt x="5811" y="92"/>
                                </a:lnTo>
                                <a:lnTo>
                                  <a:pt x="5779" y="44"/>
                                </a:lnTo>
                                <a:lnTo>
                                  <a:pt x="5730" y="12"/>
                                </a:lnTo>
                                <a:lnTo>
                                  <a:pt x="5671" y="0"/>
                                </a:lnTo>
                                <a:close/>
                              </a:path>
                            </a:pathLst>
                          </a:custGeom>
                          <a:solidFill>
                            <a:srgbClr val="4472c4">
                              <a:alpha val="20000"/>
                            </a:srgbClr>
                          </a:solidFill>
                          <a:ln w="0">
                            <a:noFill/>
                          </a:ln>
                        </wps:spPr>
                        <wps:style>
                          <a:lnRef idx="0"/>
                          <a:fillRef idx="0"/>
                          <a:effectRef idx="0"/>
                          <a:fontRef idx="minor"/>
                        </wps:style>
                        <wps:bodyPr/>
                      </wps:wsp>
                      <wps:wsp>
                        <wps:cNvSpPr/>
                        <wps:spPr>
                          <a:xfrm>
                            <a:off x="3109680" y="1217880"/>
                            <a:ext cx="1732320" cy="2520"/>
                          </a:xfrm>
                          <a:custGeom>
                            <a:avLst/>
                            <a:gdLst/>
                            <a:ahLst/>
                            <a:rect l="l" t="t" r="r" b="b"/>
                            <a:pathLst>
                              <a:path w="5824" h="908">
                                <a:moveTo>
                                  <a:pt x="0" y="152"/>
                                </a:moveTo>
                                <a:lnTo>
                                  <a:pt x="12" y="92"/>
                                </a:lnTo>
                                <a:lnTo>
                                  <a:pt x="46" y="44"/>
                                </a:lnTo>
                                <a:lnTo>
                                  <a:pt x="93" y="12"/>
                                </a:lnTo>
                                <a:lnTo>
                                  <a:pt x="152" y="0"/>
                                </a:lnTo>
                                <a:lnTo>
                                  <a:pt x="5671" y="0"/>
                                </a:lnTo>
                                <a:lnTo>
                                  <a:pt x="5730" y="12"/>
                                </a:lnTo>
                                <a:lnTo>
                                  <a:pt x="5779" y="44"/>
                                </a:lnTo>
                                <a:lnTo>
                                  <a:pt x="5811" y="92"/>
                                </a:lnTo>
                                <a:lnTo>
                                  <a:pt x="5823" y="152"/>
                                </a:lnTo>
                                <a:lnTo>
                                  <a:pt x="5823" y="755"/>
                                </a:lnTo>
                                <a:lnTo>
                                  <a:pt x="5811" y="815"/>
                                </a:lnTo>
                                <a:lnTo>
                                  <a:pt x="5779" y="863"/>
                                </a:lnTo>
                                <a:lnTo>
                                  <a:pt x="5730" y="895"/>
                                </a:lnTo>
                                <a:lnTo>
                                  <a:pt x="5671" y="907"/>
                                </a:lnTo>
                                <a:lnTo>
                                  <a:pt x="152" y="907"/>
                                </a:lnTo>
                                <a:lnTo>
                                  <a:pt x="93" y="895"/>
                                </a:lnTo>
                                <a:lnTo>
                                  <a:pt x="46" y="863"/>
                                </a:lnTo>
                                <a:lnTo>
                                  <a:pt x="12" y="815"/>
                                </a:lnTo>
                                <a:lnTo>
                                  <a:pt x="0" y="755"/>
                                </a:lnTo>
                                <a:lnTo>
                                  <a:pt x="0" y="152"/>
                                </a:lnTo>
                                <a:close/>
                              </a:path>
                            </a:pathLst>
                          </a:custGeom>
                          <a:noFill/>
                          <a:ln w="17280">
                            <a:solidFill>
                              <a:srgbClr val="4472c4"/>
                            </a:solidFill>
                            <a:round/>
                          </a:ln>
                        </wps:spPr>
                        <wps:style>
                          <a:lnRef idx="0"/>
                          <a:fillRef idx="0"/>
                          <a:effectRef idx="0"/>
                          <a:fontRef idx="minor"/>
                        </wps:style>
                        <wps:bodyPr/>
                      </wps:wsp>
                      <pic:pic xmlns:pic="http://schemas.openxmlformats.org/drawingml/2006/picture">
                        <pic:nvPicPr>
                          <pic:cNvPr id="40" name="" descr=""/>
                          <pic:cNvPicPr/>
                        </pic:nvPicPr>
                        <pic:blipFill>
                          <a:blip r:embed="rId59"/>
                          <a:stretch/>
                        </pic:blipFill>
                        <pic:spPr>
                          <a:xfrm>
                            <a:off x="2873880" y="5040"/>
                            <a:ext cx="340200" cy="3240"/>
                          </a:xfrm>
                          <a:prstGeom prst="rect">
                            <a:avLst/>
                          </a:prstGeom>
                          <a:ln w="0">
                            <a:noFill/>
                          </a:ln>
                        </pic:spPr>
                      </pic:pic>
                    </wpg:wgp>
                  </a:graphicData>
                </a:graphic>
              </wp:anchor>
            </w:drawing>
          </mc:Choice>
          <mc:Fallback>
            <w:pict>
              <v:group id="shape_0" alt="Image24" style="position:absolute;margin-left:115.55pt;margin-top:19.25pt;width:381.25pt;height:96.1pt" coordorigin="2311,385" coordsize="7625,1922">
                <v:shape id="shape_0" stroked="f" style="position:absolute;left:2311;top:385;width:6298;height:14;mso-position-horizontal-relative:page" type="shapetype_75">
                  <v:imagedata r:id="rId58" o:detectmouseclick="t"/>
                  <w10:wrap type="none"/>
                  <v:stroke color="#3465a4" joinstyle="round" endcap="flat"/>
                </v:shape>
                <v:shape id="shape_0" stroked="f" style="position:absolute;left:6837;top:393;width:535;height:4;mso-position-horizontal-relative:page" type="shapetype_75">
                  <v:imagedata r:id="rId59" o:detectmouseclick="t"/>
                  <w10:wrap type="none"/>
                  <v:stroke color="#3465a4" joinstyle="round" endcap="flat"/>
                </v:shape>
              </v:group>
            </w:pict>
          </mc:Fallback>
        </mc:AlternateContent>
      </w:r>
    </w:p>
    <w:p>
      <w:pPr>
        <w:pStyle w:val="TextBody"/>
        <w:spacing w:before="11" w:after="0"/>
        <w:rPr>
          <w:sz w:val="9"/>
        </w:rPr>
      </w:pPr>
      <w:r>
        <w:rPr>
          <w:sz w:val="9"/>
        </w:rPr>
      </w:r>
    </w:p>
    <w:p>
      <w:pPr>
        <w:pStyle w:val="Normal"/>
        <w:spacing w:before="95" w:after="0"/>
        <w:ind w:left="373" w:right="550" w:hanging="0"/>
        <w:jc w:val="center"/>
        <w:rPr/>
      </w:pPr>
      <w:bookmarkStart w:id="30" w:name="_bookmark22"/>
      <w:bookmarkEnd w:id="30"/>
      <w:r>
        <w:rPr>
          <w:b/>
        </w:rPr>
        <w:t xml:space="preserve">Figure 11: </w:t>
      </w:r>
      <w:r>
        <w:rPr/>
        <w:t>Solve model in example 2</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7" w:after="0"/>
        <w:rPr>
          <w:sz w:val="11"/>
        </w:rPr>
      </w:pPr>
      <w:r>
        <w:rPr>
          <w:sz w:val="11"/>
        </w:rPr>
        <w:drawing>
          <wp:anchor behindDoc="0" distT="0" distB="0" distL="0" distR="0" simplePos="0" locked="0" layoutInCell="0" allowOverlap="1" relativeHeight="31">
            <wp:simplePos x="0" y="0"/>
            <wp:positionH relativeFrom="page">
              <wp:posOffset>847725</wp:posOffset>
            </wp:positionH>
            <wp:positionV relativeFrom="paragraph">
              <wp:posOffset>116205</wp:posOffset>
            </wp:positionV>
            <wp:extent cx="6071870" cy="2084705"/>
            <wp:effectExtent l="0" t="0" r="0" b="0"/>
            <wp:wrapTopAndBottom/>
            <wp:docPr id="49" name="image3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jpeg" descr=""/>
                    <pic:cNvPicPr>
                      <a:picLocks noChangeAspect="1" noChangeArrowheads="1"/>
                    </pic:cNvPicPr>
                  </pic:nvPicPr>
                  <pic:blipFill>
                    <a:blip r:embed="rId60"/>
                    <a:stretch>
                      <a:fillRect/>
                    </a:stretch>
                  </pic:blipFill>
                  <pic:spPr bwMode="auto">
                    <a:xfrm>
                      <a:off x="0" y="0"/>
                      <a:ext cx="6071870" cy="2084705"/>
                    </a:xfrm>
                    <a:prstGeom prst="rect">
                      <a:avLst/>
                    </a:prstGeom>
                  </pic:spPr>
                </pic:pic>
              </a:graphicData>
            </a:graphic>
          </wp:anchor>
        </w:drawing>
      </w:r>
    </w:p>
    <w:p>
      <w:pPr>
        <w:pStyle w:val="TextBody"/>
        <w:rPr>
          <w:sz w:val="11"/>
        </w:rPr>
      </w:pPr>
      <w:r>
        <w:rPr>
          <w:sz w:val="11"/>
        </w:rPr>
      </w:r>
      <w:bookmarkStart w:id="31" w:name="_bookmark23"/>
      <w:bookmarkStart w:id="32" w:name="_bookmark23"/>
      <w:bookmarkEnd w:id="32"/>
    </w:p>
    <w:p>
      <w:pPr>
        <w:sectPr>
          <w:headerReference w:type="default" r:id="rId61"/>
          <w:footerReference w:type="default" r:id="rId62"/>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5" w:after="0"/>
        <w:ind w:left="373" w:right="550" w:hanging="0"/>
        <w:jc w:val="center"/>
        <w:rPr/>
      </w:pPr>
      <w:r>
        <w:rPr>
          <w:b/>
        </w:rPr>
        <w:t xml:space="preserve">Figure 12: </w:t>
      </w:r>
      <w:r>
        <w:rPr/>
        <w:t>Results of example 2</w:t>
      </w:r>
    </w:p>
    <w:p>
      <w:pPr>
        <w:pStyle w:val="TextBody"/>
        <w:spacing w:before="5" w:after="0"/>
        <w:rPr>
          <w:sz w:val="27"/>
        </w:rPr>
      </w:pPr>
      <w:r>
        <w:rPr>
          <w:sz w:val="27"/>
        </w:rPr>
      </w:r>
    </w:p>
    <w:p>
      <w:pPr>
        <w:pStyle w:val="Heading1"/>
        <w:numPr>
          <w:ilvl w:val="0"/>
          <w:numId w:val="3"/>
        </w:numPr>
        <w:tabs>
          <w:tab w:val="clear" w:pos="720"/>
          <w:tab w:val="left" w:pos="586" w:leader="none"/>
          <w:tab w:val="left" w:pos="587" w:leader="none"/>
        </w:tabs>
        <w:spacing w:before="105" w:after="0"/>
        <w:ind w:left="586" w:hanging="432"/>
        <w:rPr/>
      </w:pPr>
      <w:bookmarkStart w:id="33" w:name="User_dashboard"/>
      <w:bookmarkStart w:id="34" w:name="_bookmark24"/>
      <w:bookmarkEnd w:id="33"/>
      <w:bookmarkEnd w:id="34"/>
      <w:r>
        <w:rPr/>
        <w:t>User</w:t>
      </w:r>
      <w:r>
        <w:rPr>
          <w:spacing w:val="1"/>
        </w:rPr>
        <w:t xml:space="preserve"> </w:t>
      </w:r>
      <w:r>
        <w:rPr/>
        <w:t>dashboard</w:t>
      </w:r>
    </w:p>
    <w:p>
      <w:pPr>
        <w:pStyle w:val="Heading2"/>
        <w:numPr>
          <w:ilvl w:val="1"/>
          <w:numId w:val="3"/>
        </w:numPr>
        <w:tabs>
          <w:tab w:val="clear" w:pos="720"/>
          <w:tab w:val="left" w:pos="693" w:leader="none"/>
          <w:tab w:val="left" w:pos="694" w:leader="none"/>
        </w:tabs>
        <w:spacing w:before="270" w:after="0"/>
        <w:ind w:left="693" w:hanging="539"/>
        <w:rPr/>
      </w:pPr>
      <w:bookmarkStart w:id="35" w:name="Overview"/>
      <w:bookmarkStart w:id="36" w:name="_bookmark25"/>
      <w:bookmarkEnd w:id="35"/>
      <w:bookmarkEnd w:id="36"/>
      <w:r>
        <w:rPr/>
        <w:t>Overview</w:t>
      </w:r>
    </w:p>
    <w:p>
      <w:pPr>
        <w:pStyle w:val="Normal"/>
        <w:spacing w:lineRule="auto" w:line="278" w:before="204" w:after="0"/>
        <w:ind w:left="156" w:right="333" w:hanging="0"/>
        <w:jc w:val="both"/>
        <w:rPr/>
      </w:pPr>
      <w:r>
        <w:rPr/>
        <w:t xml:space="preserve">The dashboard is a platform for registered users to </w:t>
      </w:r>
      <w:r>
        <w:rPr>
          <w:b/>
        </w:rPr>
        <w:t>view published case studies, establish person- alized models and visualization</w:t>
      </w:r>
      <w:r>
        <w:rPr/>
        <w:t xml:space="preserve">. The dashboard can be accessed via the </w:t>
      </w:r>
      <w:r>
        <w:rPr>
          <w:rFonts w:ascii="Courier New" w:hAnsi="Courier New"/>
        </w:rPr>
        <w:t>DASHBOARD</w:t>
      </w:r>
      <w:r>
        <w:rPr>
          <w:rFonts w:ascii="Courier New" w:hAnsi="Courier New"/>
          <w:spacing w:val="-91"/>
        </w:rPr>
        <w:t xml:space="preserve"> </w:t>
      </w:r>
      <w:r>
        <w:rPr/>
        <w:t xml:space="preserve">button on the home page. Users will usually be directed into a login page, and after login, the dashboard will </w:t>
      </w:r>
      <w:r>
        <w:rPr>
          <w:spacing w:val="-7"/>
        </w:rPr>
        <w:t xml:space="preserve">be </w:t>
      </w:r>
      <w:r>
        <w:rPr/>
        <w:t>displayed.</w:t>
      </w:r>
    </w:p>
    <w:p>
      <w:pPr>
        <w:pStyle w:val="TextBody"/>
        <w:spacing w:lineRule="auto" w:line="276" w:before="6" w:after="0"/>
        <w:ind w:left="156" w:right="333" w:firstLine="338"/>
        <w:jc w:val="both"/>
        <w:rPr/>
      </w:pPr>
      <w:r>
        <w:rPr/>
        <w:t xml:space="preserve">There are three main modules on the </w:t>
      </w:r>
      <w:r>
        <w:rPr>
          <w:rFonts w:ascii="Courier New" w:hAnsi="Courier New"/>
        </w:rPr>
        <w:t>DASHBOARD</w:t>
      </w:r>
      <w:r>
        <w:rPr/>
        <w:t xml:space="preserve">: </w:t>
      </w:r>
      <w:r>
        <w:rPr>
          <w:rFonts w:ascii="Courier New" w:hAnsi="Courier New"/>
        </w:rPr>
        <w:t>Case Studies</w:t>
      </w:r>
      <w:r>
        <w:rPr/>
        <w:t>, which will be introduced</w:t>
      </w:r>
      <w:r>
        <w:rPr>
          <w:spacing w:val="-22"/>
        </w:rPr>
        <w:t xml:space="preserve"> </w:t>
      </w:r>
      <w:r>
        <w:rPr/>
        <w:t xml:space="preserve">in Section </w:t>
      </w:r>
      <w:hyperlink w:anchor="_bookmark29">
        <w:r>
          <w:rPr>
            <w:color w:val="0000FF"/>
          </w:rPr>
          <w:t>3.3</w:t>
        </w:r>
      </w:hyperlink>
      <w:r>
        <w:rPr/>
        <w:t xml:space="preserve">, </w:t>
      </w:r>
      <w:r>
        <w:rPr>
          <w:rFonts w:ascii="Courier New" w:hAnsi="Courier New"/>
        </w:rPr>
        <w:t>Manage Models</w:t>
      </w:r>
      <w:r>
        <w:rPr/>
        <w:t xml:space="preserve">, which will be introduced in Section </w:t>
      </w:r>
      <w:hyperlink w:anchor="_bookmark30">
        <w:r>
          <w:rPr>
            <w:color w:val="0000FF"/>
          </w:rPr>
          <w:t>3.4</w:t>
        </w:r>
      </w:hyperlink>
      <w:r>
        <w:rPr/>
        <w:t>-</w:t>
      </w:r>
      <w:hyperlink w:anchor="_bookmark48">
        <w:r>
          <w:rPr>
            <w:color w:val="0000FF"/>
          </w:rPr>
          <w:t>3.10</w:t>
        </w:r>
      </w:hyperlink>
      <w:r>
        <w:rPr/>
        <w:t xml:space="preserve">, and </w:t>
      </w:r>
      <w:r>
        <w:rPr>
          <w:rFonts w:ascii="Courier New" w:hAnsi="Courier New"/>
        </w:rPr>
        <w:t>Visualization</w:t>
      </w:r>
      <w:r>
        <w:rPr/>
        <w:t>, which will be introduced separately in Section</w:t>
      </w:r>
      <w:r>
        <w:rPr>
          <w:spacing w:val="-10"/>
        </w:rPr>
        <w:t xml:space="preserve"> </w:t>
      </w:r>
      <w:hyperlink w:anchor="_bookmark53">
        <w:r>
          <w:rPr>
            <w:color w:val="0000FF"/>
          </w:rPr>
          <w:t>4</w:t>
        </w:r>
      </w:hyperlink>
      <w:r>
        <w:rPr/>
        <w:t>.</w:t>
      </w:r>
    </w:p>
    <w:p>
      <w:pPr>
        <w:pStyle w:val="TextBody"/>
        <w:spacing w:lineRule="auto" w:line="278" w:before="8" w:after="0"/>
        <w:ind w:left="156" w:right="333" w:firstLine="338"/>
        <w:jc w:val="both"/>
        <w:rPr/>
      </w:pPr>
      <w:r>
        <w:rPr/>
        <w:t>In</w:t>
      </w:r>
      <w:r>
        <w:rPr>
          <w:spacing w:val="-6"/>
        </w:rPr>
        <w:t xml:space="preserve"> </w:t>
      </w:r>
      <w:r>
        <w:rPr/>
        <w:t>the</w:t>
      </w:r>
      <w:r>
        <w:rPr>
          <w:spacing w:val="-4"/>
        </w:rPr>
        <w:t xml:space="preserve"> </w:t>
      </w:r>
      <w:r>
        <w:rPr>
          <w:rFonts w:ascii="Courier New" w:hAnsi="Courier New"/>
        </w:rPr>
        <w:t>Case</w:t>
      </w:r>
      <w:r>
        <w:rPr>
          <w:rFonts w:ascii="Courier New" w:hAnsi="Courier New"/>
          <w:spacing w:val="-13"/>
        </w:rPr>
        <w:t xml:space="preserve"> </w:t>
      </w:r>
      <w:r>
        <w:rPr>
          <w:rFonts w:ascii="Courier New" w:hAnsi="Courier New"/>
        </w:rPr>
        <w:t>Studies</w:t>
      </w:r>
      <w:r>
        <w:rPr>
          <w:rFonts w:ascii="Courier New" w:hAnsi="Courier New"/>
          <w:spacing w:val="-82"/>
        </w:rPr>
        <w:t xml:space="preserve"> </w:t>
      </w:r>
      <w:r>
        <w:rPr/>
        <w:t>module,</w:t>
      </w:r>
      <w:r>
        <w:rPr>
          <w:spacing w:val="-6"/>
        </w:rPr>
        <w:t xml:space="preserve"> </w:t>
      </w:r>
      <w:r>
        <w:rPr/>
        <w:t>a</w:t>
      </w:r>
      <w:r>
        <w:rPr>
          <w:spacing w:val="-4"/>
        </w:rPr>
        <w:t xml:space="preserve"> </w:t>
      </w:r>
      <w:r>
        <w:rPr/>
        <w:t>list</w:t>
      </w:r>
      <w:r>
        <w:rPr>
          <w:spacing w:val="-6"/>
        </w:rPr>
        <w:t xml:space="preserve"> </w:t>
      </w:r>
      <w:r>
        <w:rPr/>
        <w:t>of</w:t>
      </w:r>
      <w:r>
        <w:rPr>
          <w:spacing w:val="-5"/>
        </w:rPr>
        <w:t xml:space="preserve"> </w:t>
      </w:r>
      <w:r>
        <w:rPr/>
        <w:t>pre-solved</w:t>
      </w:r>
      <w:r>
        <w:rPr>
          <w:spacing w:val="-5"/>
        </w:rPr>
        <w:t xml:space="preserve"> </w:t>
      </w:r>
      <w:r>
        <w:rPr/>
        <w:t>cases</w:t>
      </w:r>
      <w:r>
        <w:rPr>
          <w:spacing w:val="-5"/>
        </w:rPr>
        <w:t xml:space="preserve"> </w:t>
      </w:r>
      <w:r>
        <w:rPr/>
        <w:t>provided</w:t>
      </w:r>
      <w:r>
        <w:rPr>
          <w:spacing w:val="-6"/>
        </w:rPr>
        <w:t xml:space="preserve"> </w:t>
      </w:r>
      <w:r>
        <w:rPr/>
        <w:t>by</w:t>
      </w:r>
      <w:r>
        <w:rPr>
          <w:spacing w:val="-5"/>
        </w:rPr>
        <w:t xml:space="preserve"> </w:t>
      </w:r>
      <w:r>
        <w:rPr/>
        <w:t>the</w:t>
      </w:r>
      <w:r>
        <w:rPr>
          <w:spacing w:val="-5"/>
        </w:rPr>
        <w:t xml:space="preserve"> </w:t>
      </w:r>
      <w:r>
        <w:rPr/>
        <w:t>developer</w:t>
      </w:r>
      <w:r>
        <w:rPr>
          <w:spacing w:val="-6"/>
        </w:rPr>
        <w:t xml:space="preserve"> </w:t>
      </w:r>
      <w:r>
        <w:rPr/>
        <w:t>team</w:t>
      </w:r>
      <w:r>
        <w:rPr>
          <w:spacing w:val="-5"/>
        </w:rPr>
        <w:t xml:space="preserve"> </w:t>
      </w:r>
      <w:r>
        <w:rPr/>
        <w:t>as</w:t>
      </w:r>
      <w:r>
        <w:rPr>
          <w:spacing w:val="-6"/>
        </w:rPr>
        <w:t xml:space="preserve"> </w:t>
      </w:r>
      <w:r>
        <w:rPr/>
        <w:t>well as</w:t>
      </w:r>
      <w:r>
        <w:rPr>
          <w:spacing w:val="-9"/>
        </w:rPr>
        <w:t xml:space="preserve"> </w:t>
      </w:r>
      <w:r>
        <w:rPr/>
        <w:t>other</w:t>
      </w:r>
      <w:r>
        <w:rPr>
          <w:spacing w:val="-7"/>
        </w:rPr>
        <w:t xml:space="preserve"> </w:t>
      </w:r>
      <w:r>
        <w:rPr/>
        <w:t>users</w:t>
      </w:r>
      <w:r>
        <w:rPr>
          <w:spacing w:val="-8"/>
        </w:rPr>
        <w:t xml:space="preserve"> </w:t>
      </w:r>
      <w:r>
        <w:rPr/>
        <w:t>are</w:t>
      </w:r>
      <w:r>
        <w:rPr>
          <w:spacing w:val="-8"/>
        </w:rPr>
        <w:t xml:space="preserve"> </w:t>
      </w:r>
      <w:r>
        <w:rPr/>
        <w:t>provided.</w:t>
      </w:r>
      <w:r>
        <w:rPr>
          <w:spacing w:val="6"/>
        </w:rPr>
        <w:t xml:space="preserve"> </w:t>
      </w:r>
      <w:r>
        <w:rPr/>
        <w:t>Inside</w:t>
      </w:r>
      <w:r>
        <w:rPr>
          <w:spacing w:val="-8"/>
        </w:rPr>
        <w:t xml:space="preserve"> </w:t>
      </w:r>
      <w:r>
        <w:rPr/>
        <w:t>each</w:t>
      </w:r>
      <w:r>
        <w:rPr>
          <w:spacing w:val="-8"/>
        </w:rPr>
        <w:t xml:space="preserve"> </w:t>
      </w:r>
      <w:r>
        <w:rPr/>
        <w:t>case</w:t>
      </w:r>
      <w:r>
        <w:rPr>
          <w:spacing w:val="-8"/>
        </w:rPr>
        <w:t xml:space="preserve"> </w:t>
      </w:r>
      <w:r>
        <w:rPr>
          <w:spacing w:val="-5"/>
        </w:rPr>
        <w:t>study,</w:t>
      </w:r>
      <w:r>
        <w:rPr>
          <w:spacing w:val="-7"/>
        </w:rPr>
        <w:t xml:space="preserve"> </w:t>
      </w:r>
      <w:r>
        <w:rPr/>
        <w:t>usually</w:t>
      </w:r>
      <w:r>
        <w:rPr>
          <w:spacing w:val="-8"/>
        </w:rPr>
        <w:t xml:space="preserve"> </w:t>
      </w:r>
      <w:r>
        <w:rPr/>
        <w:t>more</w:t>
      </w:r>
      <w:r>
        <w:rPr>
          <w:spacing w:val="-8"/>
        </w:rPr>
        <w:t xml:space="preserve"> </w:t>
      </w:r>
      <w:r>
        <w:rPr/>
        <w:t>than</w:t>
      </w:r>
      <w:r>
        <w:rPr>
          <w:spacing w:val="-7"/>
        </w:rPr>
        <w:t xml:space="preserve"> </w:t>
      </w:r>
      <w:r>
        <w:rPr/>
        <w:t>one</w:t>
      </w:r>
      <w:r>
        <w:rPr>
          <w:spacing w:val="-8"/>
        </w:rPr>
        <w:t xml:space="preserve"> </w:t>
      </w:r>
      <w:r>
        <w:rPr/>
        <w:t>scenarios</w:t>
      </w:r>
      <w:r>
        <w:rPr>
          <w:spacing w:val="-8"/>
        </w:rPr>
        <w:t xml:space="preserve"> </w:t>
      </w:r>
      <w:r>
        <w:rPr/>
        <w:t>are</w:t>
      </w:r>
      <w:r>
        <w:rPr>
          <w:spacing w:val="-7"/>
        </w:rPr>
        <w:t xml:space="preserve"> </w:t>
      </w:r>
      <w:r>
        <w:rPr/>
        <w:t>included</w:t>
      </w:r>
      <w:r>
        <w:rPr>
          <w:spacing w:val="-8"/>
        </w:rPr>
        <w:t xml:space="preserve"> </w:t>
      </w:r>
      <w:r>
        <w:rPr/>
        <w:t>for parametric</w:t>
      </w:r>
      <w:r>
        <w:rPr>
          <w:spacing w:val="-9"/>
        </w:rPr>
        <w:t xml:space="preserve"> </w:t>
      </w:r>
      <w:r>
        <w:rPr/>
        <w:t>studies.</w:t>
      </w:r>
      <w:r>
        <w:rPr>
          <w:spacing w:val="4"/>
        </w:rPr>
        <w:t xml:space="preserve"> </w:t>
      </w:r>
      <w:r>
        <w:rPr/>
        <w:t>In</w:t>
      </w:r>
      <w:r>
        <w:rPr>
          <w:spacing w:val="-9"/>
        </w:rPr>
        <w:t xml:space="preserve"> </w:t>
      </w:r>
      <w:r>
        <w:rPr/>
        <w:t>the</w:t>
      </w:r>
      <w:r>
        <w:rPr>
          <w:spacing w:val="-9"/>
        </w:rPr>
        <w:t xml:space="preserve"> </w:t>
      </w:r>
      <w:r>
        <w:rPr>
          <w:rFonts w:ascii="Courier New" w:hAnsi="Courier New"/>
        </w:rPr>
        <w:t>Manage</w:t>
      </w:r>
      <w:r>
        <w:rPr>
          <w:rFonts w:ascii="Courier New" w:hAnsi="Courier New"/>
          <w:spacing w:val="-15"/>
        </w:rPr>
        <w:t xml:space="preserve"> </w:t>
      </w:r>
      <w:r>
        <w:rPr>
          <w:rFonts w:ascii="Courier New" w:hAnsi="Courier New"/>
        </w:rPr>
        <w:t>Models</w:t>
      </w:r>
      <w:r>
        <w:rPr>
          <w:rFonts w:ascii="Courier New" w:hAnsi="Courier New"/>
          <w:spacing w:val="-86"/>
        </w:rPr>
        <w:t xml:space="preserve"> </w:t>
      </w:r>
      <w:r>
        <w:rPr/>
        <w:t>module,</w:t>
      </w:r>
      <w:r>
        <w:rPr>
          <w:spacing w:val="-9"/>
        </w:rPr>
        <w:t xml:space="preserve"> </w:t>
      </w:r>
      <w:r>
        <w:rPr/>
        <w:t>a</w:t>
      </w:r>
      <w:r>
        <w:rPr>
          <w:spacing w:val="-9"/>
        </w:rPr>
        <w:t xml:space="preserve"> </w:t>
      </w:r>
      <w:r>
        <w:rPr/>
        <w:t>list</w:t>
      </w:r>
      <w:r>
        <w:rPr>
          <w:spacing w:val="-9"/>
        </w:rPr>
        <w:t xml:space="preserve"> </w:t>
      </w:r>
      <w:r>
        <w:rPr/>
        <w:t>of</w:t>
      </w:r>
      <w:r>
        <w:rPr>
          <w:spacing w:val="-9"/>
        </w:rPr>
        <w:t xml:space="preserve"> </w:t>
      </w:r>
      <w:r>
        <w:rPr/>
        <w:t>user-defined</w:t>
      </w:r>
      <w:r>
        <w:rPr>
          <w:spacing w:val="-9"/>
        </w:rPr>
        <w:t xml:space="preserve"> </w:t>
      </w:r>
      <w:r>
        <w:rPr/>
        <w:t>models</w:t>
      </w:r>
      <w:r>
        <w:rPr>
          <w:spacing w:val="-9"/>
        </w:rPr>
        <w:t xml:space="preserve"> </w:t>
      </w:r>
      <w:r>
        <w:rPr/>
        <w:t>are</w:t>
      </w:r>
      <w:r>
        <w:rPr>
          <w:spacing w:val="-9"/>
        </w:rPr>
        <w:t xml:space="preserve"> </w:t>
      </w:r>
      <w:r>
        <w:rPr/>
        <w:t>listed,</w:t>
      </w:r>
      <w:r>
        <w:rPr>
          <w:spacing w:val="-9"/>
        </w:rPr>
        <w:t xml:space="preserve"> </w:t>
      </w:r>
      <w:r>
        <w:rPr/>
        <w:t>and</w:t>
      </w:r>
      <w:r>
        <w:rPr>
          <w:spacing w:val="-9"/>
        </w:rPr>
        <w:t xml:space="preserve"> </w:t>
      </w:r>
      <w:r>
        <w:rPr/>
        <w:t>one can build and edit their models for specific</w:t>
      </w:r>
      <w:r>
        <w:rPr>
          <w:spacing w:val="-13"/>
        </w:rPr>
        <w:t xml:space="preserve"> </w:t>
      </w:r>
      <w:r>
        <w:rPr/>
        <w:t>problems.</w:t>
      </w:r>
    </w:p>
    <w:p>
      <w:pPr>
        <w:pStyle w:val="TextBody"/>
        <w:spacing w:before="7" w:after="0"/>
        <w:rPr>
          <w:sz w:val="26"/>
        </w:rPr>
      </w:pPr>
      <w:r>
        <w:rPr>
          <w:sz w:val="26"/>
        </w:rPr>
      </w:r>
    </w:p>
    <w:p>
      <w:pPr>
        <w:pStyle w:val="Heading2"/>
        <w:numPr>
          <w:ilvl w:val="1"/>
          <w:numId w:val="3"/>
        </w:numPr>
        <w:tabs>
          <w:tab w:val="clear" w:pos="720"/>
          <w:tab w:val="left" w:pos="693" w:leader="none"/>
          <w:tab w:val="left" w:pos="694" w:leader="none"/>
        </w:tabs>
        <w:rPr/>
      </w:pPr>
      <w:bookmarkStart w:id="37" w:name="Registration_and_User_Profile"/>
      <w:bookmarkStart w:id="38" w:name="_bookmark26"/>
      <w:bookmarkEnd w:id="37"/>
      <w:bookmarkEnd w:id="38"/>
      <w:r>
        <w:rPr/>
        <w:t>Registration and User</w:t>
      </w:r>
      <w:r>
        <w:rPr>
          <w:spacing w:val="-5"/>
        </w:rPr>
        <w:t xml:space="preserve"> </w:t>
      </w:r>
      <w:r>
        <w:rPr/>
        <w:t>Profile</w:t>
      </w:r>
    </w:p>
    <w:p>
      <w:pPr>
        <w:pStyle w:val="TextBody"/>
        <w:spacing w:lineRule="auto" w:line="278" w:before="204" w:after="0"/>
        <w:ind w:left="156" w:right="335" w:hanging="0"/>
        <w:jc w:val="both"/>
        <w:rPr/>
      </w:pPr>
      <w:r>
        <w:rPr/>
        <w:t>For</w:t>
      </w:r>
      <w:r>
        <w:rPr>
          <w:spacing w:val="-4"/>
        </w:rPr>
        <w:t xml:space="preserve"> </w:t>
      </w:r>
      <w:r>
        <w:rPr/>
        <w:t>users</w:t>
      </w:r>
      <w:r>
        <w:rPr>
          <w:spacing w:val="-4"/>
        </w:rPr>
        <w:t xml:space="preserve"> </w:t>
      </w:r>
      <w:r>
        <w:rPr/>
        <w:t>who</w:t>
      </w:r>
      <w:r>
        <w:rPr>
          <w:spacing w:val="-4"/>
        </w:rPr>
        <w:t xml:space="preserve"> </w:t>
      </w:r>
      <w:r>
        <w:rPr/>
        <w:t>want</w:t>
      </w:r>
      <w:r>
        <w:rPr>
          <w:spacing w:val="-4"/>
        </w:rPr>
        <w:t xml:space="preserve"> </w:t>
      </w:r>
      <w:r>
        <w:rPr/>
        <w:t>to</w:t>
      </w:r>
      <w:r>
        <w:rPr>
          <w:spacing w:val="-4"/>
        </w:rPr>
        <w:t xml:space="preserve"> </w:t>
      </w:r>
      <w:r>
        <w:rPr/>
        <w:t>access</w:t>
      </w:r>
      <w:r>
        <w:rPr>
          <w:spacing w:val="-4"/>
        </w:rPr>
        <w:t xml:space="preserve"> </w:t>
      </w:r>
      <w:r>
        <w:rPr/>
        <w:t>the</w:t>
      </w:r>
      <w:r>
        <w:rPr>
          <w:spacing w:val="-4"/>
        </w:rPr>
        <w:t xml:space="preserve"> </w:t>
      </w:r>
      <w:r>
        <w:rPr/>
        <w:t>user</w:t>
      </w:r>
      <w:r>
        <w:rPr>
          <w:spacing w:val="-4"/>
        </w:rPr>
        <w:t xml:space="preserve"> </w:t>
      </w:r>
      <w:r>
        <w:rPr/>
        <w:t>dashboard</w:t>
      </w:r>
      <w:r>
        <w:rPr>
          <w:spacing w:val="-3"/>
        </w:rPr>
        <w:t xml:space="preserve"> </w:t>
      </w:r>
      <w:r>
        <w:rPr/>
        <w:t>in</w:t>
      </w:r>
      <w:r>
        <w:rPr>
          <w:spacing w:val="-4"/>
        </w:rPr>
        <w:t xml:space="preserve"> </w:t>
      </w:r>
      <w:r>
        <w:rPr/>
        <w:t>ADAM,</w:t>
      </w:r>
      <w:r>
        <w:rPr>
          <w:spacing w:val="-4"/>
        </w:rPr>
        <w:t xml:space="preserve"> </w:t>
      </w:r>
      <w:r>
        <w:rPr/>
        <w:t>a</w:t>
      </w:r>
      <w:r>
        <w:rPr>
          <w:spacing w:val="-4"/>
        </w:rPr>
        <w:t xml:space="preserve"> </w:t>
      </w:r>
      <w:r>
        <w:rPr/>
        <w:t>registration</w:t>
      </w:r>
      <w:r>
        <w:rPr>
          <w:spacing w:val="-4"/>
        </w:rPr>
        <w:t xml:space="preserve"> </w:t>
      </w:r>
      <w:r>
        <w:rPr/>
        <w:t>is</w:t>
      </w:r>
      <w:r>
        <w:rPr>
          <w:spacing w:val="-4"/>
        </w:rPr>
        <w:t xml:space="preserve"> </w:t>
      </w:r>
      <w:r>
        <w:rPr>
          <w:spacing w:val="-3"/>
        </w:rPr>
        <w:t>necessary.</w:t>
      </w:r>
      <w:r>
        <w:rPr>
          <w:spacing w:val="10"/>
        </w:rPr>
        <w:t xml:space="preserve"> </w:t>
      </w:r>
      <w:r>
        <w:rPr/>
        <w:t>The</w:t>
      </w:r>
      <w:r>
        <w:rPr>
          <w:spacing w:val="-4"/>
        </w:rPr>
        <w:t xml:space="preserve"> </w:t>
      </w:r>
      <w:r>
        <w:rPr>
          <w:spacing w:val="-3"/>
        </w:rPr>
        <w:t xml:space="preserve">registra- </w:t>
      </w:r>
      <w:r>
        <w:rPr/>
        <w:t>tion</w:t>
      </w:r>
      <w:r>
        <w:rPr>
          <w:spacing w:val="-7"/>
        </w:rPr>
        <w:t xml:space="preserve"> </w:t>
      </w:r>
      <w:r>
        <w:rPr/>
        <w:t>can</w:t>
      </w:r>
      <w:r>
        <w:rPr>
          <w:spacing w:val="-6"/>
        </w:rPr>
        <w:t xml:space="preserve"> </w:t>
      </w:r>
      <w:r>
        <w:rPr/>
        <w:t>be</w:t>
      </w:r>
      <w:r>
        <w:rPr>
          <w:spacing w:val="-6"/>
        </w:rPr>
        <w:t xml:space="preserve"> </w:t>
      </w:r>
      <w:r>
        <w:rPr/>
        <w:t>accessed</w:t>
      </w:r>
      <w:r>
        <w:rPr>
          <w:spacing w:val="-6"/>
        </w:rPr>
        <w:t xml:space="preserve"> </w:t>
      </w:r>
      <w:r>
        <w:rPr/>
        <w:t>when</w:t>
      </w:r>
      <w:r>
        <w:rPr>
          <w:spacing w:val="-6"/>
        </w:rPr>
        <w:t xml:space="preserve"> </w:t>
      </w:r>
      <w:r>
        <w:rPr/>
        <w:t>click</w:t>
      </w:r>
      <w:r>
        <w:rPr>
          <w:spacing w:val="-5"/>
        </w:rPr>
        <w:t xml:space="preserve"> </w:t>
      </w:r>
      <w:r>
        <w:rPr>
          <w:rFonts w:ascii="Courier New" w:hAnsi="Courier New"/>
        </w:rPr>
        <w:t>DASHBOARD</w:t>
      </w:r>
      <w:r>
        <w:rPr>
          <w:rFonts w:ascii="Courier New" w:hAnsi="Courier New"/>
          <w:spacing w:val="-83"/>
        </w:rPr>
        <w:t xml:space="preserve"> </w:t>
      </w:r>
      <w:r>
        <w:rPr/>
        <w:t>and</w:t>
      </w:r>
      <w:r>
        <w:rPr>
          <w:spacing w:val="-7"/>
        </w:rPr>
        <w:t xml:space="preserve"> </w:t>
      </w:r>
      <w:r>
        <w:rPr/>
        <w:t>then</w:t>
      </w:r>
      <w:r>
        <w:rPr>
          <w:spacing w:val="-6"/>
        </w:rPr>
        <w:t xml:space="preserve"> </w:t>
      </w:r>
      <w:r>
        <w:rPr>
          <w:rFonts w:ascii="Courier New" w:hAnsi="Courier New"/>
        </w:rPr>
        <w:t>Register</w:t>
      </w:r>
      <w:r>
        <w:rPr>
          <w:rFonts w:ascii="Courier New" w:hAnsi="Courier New"/>
          <w:spacing w:val="-14"/>
        </w:rPr>
        <w:t xml:space="preserve"> </w:t>
      </w:r>
      <w:r>
        <w:rPr>
          <w:rFonts w:ascii="Courier New" w:hAnsi="Courier New"/>
        </w:rPr>
        <w:t>HERE</w:t>
      </w:r>
      <w:r>
        <w:rPr/>
        <w:t>.</w:t>
      </w:r>
      <w:r>
        <w:rPr>
          <w:spacing w:val="-6"/>
        </w:rPr>
        <w:t xml:space="preserve"> </w:t>
      </w:r>
      <w:r>
        <w:rPr/>
        <w:t>Following</w:t>
      </w:r>
      <w:r>
        <w:rPr>
          <w:spacing w:val="-6"/>
        </w:rPr>
        <w:t xml:space="preserve"> </w:t>
      </w:r>
      <w:r>
        <w:rPr/>
        <w:t>information</w:t>
      </w:r>
      <w:r>
        <w:rPr>
          <w:spacing w:val="-6"/>
        </w:rPr>
        <w:t xml:space="preserve"> </w:t>
      </w:r>
      <w:r>
        <w:rPr/>
        <w:t>will be</w:t>
      </w:r>
      <w:r>
        <w:rPr>
          <w:spacing w:val="-2"/>
        </w:rPr>
        <w:t xml:space="preserve"> </w:t>
      </w:r>
      <w:r>
        <w:rPr/>
        <w:t>requested:</w:t>
      </w:r>
    </w:p>
    <w:p>
      <w:pPr>
        <w:pStyle w:val="TextBody"/>
        <w:spacing w:before="7" w:after="0"/>
        <w:rPr>
          <w:sz w:val="19"/>
        </w:rPr>
      </w:pPr>
      <w:r>
        <w:rPr>
          <w:sz w:val="19"/>
        </w:rPr>
      </w:r>
    </w:p>
    <w:p>
      <w:pPr>
        <w:pStyle w:val="ListParagraph"/>
        <w:numPr>
          <w:ilvl w:val="0"/>
          <w:numId w:val="2"/>
        </w:numPr>
        <w:tabs>
          <w:tab w:val="clear" w:pos="720"/>
          <w:tab w:val="left" w:pos="375" w:leader="none"/>
        </w:tabs>
        <w:spacing w:before="0" w:after="0"/>
        <w:ind w:left="374" w:hanging="219"/>
        <w:rPr/>
      </w:pPr>
      <w:r>
        <w:rPr/>
        <w:t>Username for login use, must be</w:t>
      </w:r>
      <w:r>
        <w:rPr>
          <w:spacing w:val="-8"/>
        </w:rPr>
        <w:t xml:space="preserve"> </w:t>
      </w:r>
      <w:r>
        <w:rPr/>
        <w:t>unique;</w:t>
      </w:r>
    </w:p>
    <w:p>
      <w:pPr>
        <w:pStyle w:val="ListParagraph"/>
        <w:numPr>
          <w:ilvl w:val="0"/>
          <w:numId w:val="2"/>
        </w:numPr>
        <w:tabs>
          <w:tab w:val="clear" w:pos="720"/>
          <w:tab w:val="left" w:pos="375" w:leader="none"/>
        </w:tabs>
        <w:ind w:left="374" w:hanging="219"/>
        <w:rPr/>
      </w:pPr>
      <w:r>
        <w:rPr/>
        <w:t>E-mail for receiving notifications, must be</w:t>
      </w:r>
      <w:r>
        <w:rPr>
          <w:spacing w:val="-9"/>
        </w:rPr>
        <w:t xml:space="preserve"> </w:t>
      </w:r>
      <w:r>
        <w:rPr/>
        <w:t>unique;</w:t>
      </w:r>
    </w:p>
    <w:p>
      <w:pPr>
        <w:pStyle w:val="ListParagraph"/>
        <w:numPr>
          <w:ilvl w:val="0"/>
          <w:numId w:val="2"/>
        </w:numPr>
        <w:tabs>
          <w:tab w:val="clear" w:pos="720"/>
          <w:tab w:val="left" w:pos="375" w:leader="none"/>
        </w:tabs>
        <w:ind w:left="374" w:hanging="219"/>
        <w:rPr/>
      </w:pPr>
      <w:r>
        <w:rPr/>
        <w:t>Password for login</w:t>
      </w:r>
      <w:r>
        <w:rPr>
          <w:spacing w:val="-4"/>
        </w:rPr>
        <w:t xml:space="preserve"> </w:t>
      </w:r>
      <w:r>
        <w:rPr/>
        <w:t>use;</w:t>
      </w:r>
    </w:p>
    <w:p>
      <w:pPr>
        <w:pStyle w:val="ListParagraph"/>
        <w:numPr>
          <w:ilvl w:val="0"/>
          <w:numId w:val="2"/>
        </w:numPr>
        <w:tabs>
          <w:tab w:val="clear" w:pos="720"/>
          <w:tab w:val="left" w:pos="375" w:leader="none"/>
        </w:tabs>
        <w:ind w:left="374" w:hanging="219"/>
        <w:rPr/>
      </w:pPr>
      <w:r>
        <w:rPr/>
        <w:t>First name and last</w:t>
      </w:r>
      <w:r>
        <w:rPr>
          <w:spacing w:val="-5"/>
        </w:rPr>
        <w:t xml:space="preserve"> </w:t>
      </w:r>
      <w:r>
        <w:rPr/>
        <w:t>name;</w:t>
      </w:r>
    </w:p>
    <w:p>
      <w:pPr>
        <w:pStyle w:val="ListParagraph"/>
        <w:numPr>
          <w:ilvl w:val="0"/>
          <w:numId w:val="2"/>
        </w:numPr>
        <w:tabs>
          <w:tab w:val="clear" w:pos="720"/>
          <w:tab w:val="left" w:pos="375" w:leader="none"/>
        </w:tabs>
        <w:ind w:left="374" w:hanging="219"/>
        <w:rPr/>
      </w:pPr>
      <w:r>
        <w:rPr/>
        <w:t>Organization.</w:t>
      </w:r>
    </w:p>
    <w:p>
      <w:pPr>
        <w:pStyle w:val="TextBody"/>
        <w:spacing w:lineRule="auto" w:line="278" w:before="291" w:after="0"/>
        <w:ind w:left="156" w:right="333" w:firstLine="338"/>
        <w:jc w:val="both"/>
        <w:rPr/>
      </w:pPr>
      <w:r>
        <w:rPr/>
        <w:t xml:space="preserve">All the information will be used for academic use only and will be secured in our </w:t>
      </w:r>
      <w:r>
        <w:rPr>
          <w:spacing w:val="-3"/>
        </w:rPr>
        <w:t xml:space="preserve">server. Once </w:t>
      </w:r>
      <w:r>
        <w:rPr/>
        <w:t xml:space="preserve">the registration is successful, one can access the login page by clicking </w:t>
      </w:r>
      <w:r>
        <w:rPr>
          <w:rFonts w:ascii="Courier New" w:hAnsi="Courier New"/>
        </w:rPr>
        <w:t>DASHBOARD</w:t>
      </w:r>
      <w:r>
        <w:rPr>
          <w:rFonts w:ascii="Courier New" w:hAnsi="Courier New"/>
          <w:spacing w:val="-48"/>
        </w:rPr>
        <w:t xml:space="preserve"> </w:t>
      </w:r>
      <w:r>
        <w:rPr/>
        <w:t>again and enter the username and</w:t>
      </w:r>
      <w:r>
        <w:rPr>
          <w:spacing w:val="-4"/>
        </w:rPr>
        <w:t xml:space="preserve"> </w:t>
      </w:r>
      <w:r>
        <w:rPr/>
        <w:t>password.</w:t>
      </w:r>
    </w:p>
    <w:p>
      <w:pPr>
        <w:pStyle w:val="TextBody"/>
        <w:spacing w:lineRule="auto" w:line="278" w:before="4" w:after="0"/>
        <w:ind w:left="156" w:right="333" w:firstLine="338"/>
        <w:jc w:val="both"/>
        <w:rPr/>
      </w:pPr>
      <w:r>
        <w:rPr>
          <w:spacing w:val="-3"/>
        </w:rPr>
        <w:t>Currently,</w:t>
      </w:r>
      <w:r>
        <w:rPr>
          <w:spacing w:val="-14"/>
        </w:rPr>
        <w:t xml:space="preserve"> </w:t>
      </w:r>
      <w:r>
        <w:rPr/>
        <w:t>if</w:t>
      </w:r>
      <w:r>
        <w:rPr>
          <w:spacing w:val="-15"/>
        </w:rPr>
        <w:t xml:space="preserve"> </w:t>
      </w:r>
      <w:r>
        <w:rPr/>
        <w:t>one</w:t>
      </w:r>
      <w:r>
        <w:rPr>
          <w:spacing w:val="-15"/>
        </w:rPr>
        <w:t xml:space="preserve"> </w:t>
      </w:r>
      <w:r>
        <w:rPr/>
        <w:t>user</w:t>
      </w:r>
      <w:r>
        <w:rPr>
          <w:spacing w:val="-15"/>
        </w:rPr>
        <w:t xml:space="preserve"> </w:t>
      </w:r>
      <w:r>
        <w:rPr/>
        <w:t>forgets</w:t>
      </w:r>
      <w:r>
        <w:rPr>
          <w:spacing w:val="-15"/>
        </w:rPr>
        <w:t xml:space="preserve"> </w:t>
      </w:r>
      <w:r>
        <w:rPr/>
        <w:t>his/her</w:t>
      </w:r>
      <w:r>
        <w:rPr>
          <w:spacing w:val="-16"/>
        </w:rPr>
        <w:t xml:space="preserve"> </w:t>
      </w:r>
      <w:r>
        <w:rPr/>
        <w:t>user</w:t>
      </w:r>
      <w:r>
        <w:rPr>
          <w:spacing w:val="-15"/>
        </w:rPr>
        <w:t xml:space="preserve"> </w:t>
      </w:r>
      <w:r>
        <w:rPr/>
        <w:t>account</w:t>
      </w:r>
      <w:r>
        <w:rPr>
          <w:spacing w:val="-15"/>
        </w:rPr>
        <w:t xml:space="preserve"> </w:t>
      </w:r>
      <w:r>
        <w:rPr/>
        <w:t>information</w:t>
      </w:r>
      <w:r>
        <w:rPr>
          <w:spacing w:val="-15"/>
        </w:rPr>
        <w:t xml:space="preserve"> </w:t>
      </w:r>
      <w:r>
        <w:rPr/>
        <w:t>and</w:t>
      </w:r>
      <w:r>
        <w:rPr>
          <w:spacing w:val="-15"/>
        </w:rPr>
        <w:t xml:space="preserve"> </w:t>
      </w:r>
      <w:r>
        <w:rPr/>
        <w:t>is</w:t>
      </w:r>
      <w:r>
        <w:rPr>
          <w:spacing w:val="-15"/>
        </w:rPr>
        <w:t xml:space="preserve"> </w:t>
      </w:r>
      <w:r>
        <w:rPr/>
        <w:t>blocked</w:t>
      </w:r>
      <w:r>
        <w:rPr>
          <w:spacing w:val="-15"/>
        </w:rPr>
        <w:t xml:space="preserve"> </w:t>
      </w:r>
      <w:r>
        <w:rPr/>
        <w:t>from</w:t>
      </w:r>
      <w:r>
        <w:rPr>
          <w:spacing w:val="-16"/>
        </w:rPr>
        <w:t xml:space="preserve"> </w:t>
      </w:r>
      <w:r>
        <w:rPr/>
        <w:t>login,</w:t>
      </w:r>
      <w:r>
        <w:rPr>
          <w:spacing w:val="-13"/>
        </w:rPr>
        <w:t xml:space="preserve"> </w:t>
      </w:r>
      <w:r>
        <w:rPr/>
        <w:t>the</w:t>
      </w:r>
      <w:r>
        <w:rPr>
          <w:spacing w:val="-15"/>
        </w:rPr>
        <w:t xml:space="preserve"> </w:t>
      </w:r>
      <w:r>
        <w:rPr/>
        <w:t>only way</w:t>
      </w:r>
      <w:r>
        <w:rPr>
          <w:spacing w:val="-10"/>
        </w:rPr>
        <w:t xml:space="preserve"> </w:t>
      </w:r>
      <w:r>
        <w:rPr/>
        <w:t>to</w:t>
      </w:r>
      <w:r>
        <w:rPr>
          <w:spacing w:val="-10"/>
        </w:rPr>
        <w:t xml:space="preserve"> </w:t>
      </w:r>
      <w:r>
        <w:rPr/>
        <w:t>correct</w:t>
      </w:r>
      <w:r>
        <w:rPr>
          <w:spacing w:val="-9"/>
        </w:rPr>
        <w:t xml:space="preserve"> </w:t>
      </w:r>
      <w:r>
        <w:rPr/>
        <w:t>that</w:t>
      </w:r>
      <w:r>
        <w:rPr>
          <w:spacing w:val="-10"/>
        </w:rPr>
        <w:t xml:space="preserve"> </w:t>
      </w:r>
      <w:r>
        <w:rPr/>
        <w:t>is</w:t>
      </w:r>
      <w:r>
        <w:rPr>
          <w:spacing w:val="-10"/>
        </w:rPr>
        <w:t xml:space="preserve"> </w:t>
      </w:r>
      <w:r>
        <w:rPr/>
        <w:t>to</w:t>
      </w:r>
      <w:r>
        <w:rPr>
          <w:spacing w:val="-9"/>
        </w:rPr>
        <w:t xml:space="preserve"> </w:t>
      </w:r>
      <w:r>
        <w:rPr/>
        <w:t>describe</w:t>
      </w:r>
      <w:r>
        <w:rPr>
          <w:spacing w:val="-10"/>
        </w:rPr>
        <w:t xml:space="preserve"> </w:t>
      </w:r>
      <w:r>
        <w:rPr/>
        <w:t>the</w:t>
      </w:r>
      <w:r>
        <w:rPr>
          <w:spacing w:val="-10"/>
        </w:rPr>
        <w:t xml:space="preserve"> </w:t>
      </w:r>
      <w:r>
        <w:rPr/>
        <w:t>situation</w:t>
      </w:r>
      <w:r>
        <w:rPr>
          <w:spacing w:val="-9"/>
        </w:rPr>
        <w:t xml:space="preserve"> </w:t>
      </w:r>
      <w:r>
        <w:rPr/>
        <w:t>and</w:t>
      </w:r>
      <w:r>
        <w:rPr>
          <w:spacing w:val="-10"/>
        </w:rPr>
        <w:t xml:space="preserve"> </w:t>
      </w:r>
      <w:r>
        <w:rPr/>
        <w:t>send</w:t>
      </w:r>
      <w:r>
        <w:rPr>
          <w:spacing w:val="-9"/>
        </w:rPr>
        <w:t xml:space="preserve"> </w:t>
      </w:r>
      <w:r>
        <w:rPr/>
        <w:t>us</w:t>
      </w:r>
      <w:r>
        <w:rPr>
          <w:spacing w:val="-10"/>
        </w:rPr>
        <w:t xml:space="preserve"> </w:t>
      </w:r>
      <w:r>
        <w:rPr/>
        <w:t>a</w:t>
      </w:r>
      <w:r>
        <w:rPr>
          <w:spacing w:val="-10"/>
        </w:rPr>
        <w:t xml:space="preserve"> </w:t>
      </w:r>
      <w:r>
        <w:rPr/>
        <w:t>message</w:t>
      </w:r>
      <w:r>
        <w:rPr>
          <w:spacing w:val="-9"/>
        </w:rPr>
        <w:t xml:space="preserve"> </w:t>
      </w:r>
      <w:r>
        <w:rPr/>
        <w:t>through</w:t>
      </w:r>
      <w:r>
        <w:rPr>
          <w:spacing w:val="-10"/>
        </w:rPr>
        <w:t xml:space="preserve"> </w:t>
      </w:r>
      <w:r>
        <w:rPr>
          <w:rFonts w:ascii="Courier New" w:hAnsi="Courier New"/>
        </w:rPr>
        <w:t>CONTACT</w:t>
      </w:r>
      <w:r>
        <w:rPr>
          <w:rFonts w:ascii="Courier New" w:hAnsi="Courier New"/>
          <w:spacing w:val="-87"/>
        </w:rPr>
        <w:t xml:space="preserve"> </w:t>
      </w:r>
      <w:r>
        <w:rPr/>
        <w:t>module.</w:t>
      </w:r>
      <w:r>
        <w:rPr>
          <w:spacing w:val="5"/>
        </w:rPr>
        <w:t xml:space="preserve"> </w:t>
      </w:r>
      <w:r>
        <w:rPr/>
        <w:t>The automatic account retrieving function is still under</w:t>
      </w:r>
      <w:r>
        <w:rPr>
          <w:spacing w:val="-13"/>
        </w:rPr>
        <w:t xml:space="preserve"> </w:t>
      </w:r>
      <w:r>
        <w:rPr/>
        <w:t>development.</w:t>
      </w:r>
    </w:p>
    <w:p>
      <w:pPr>
        <w:sectPr>
          <w:headerReference w:type="default" r:id="rId63"/>
          <w:footerReference w:type="default" r:id="rId64"/>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78" w:before="4" w:after="0"/>
        <w:ind w:left="156" w:right="335" w:firstLine="338"/>
        <w:jc w:val="both"/>
        <w:rPr/>
      </w:pPr>
      <w:r>
        <w:rPr/>
        <w:t xml:space="preserve">To modify any information, users can go to </w:t>
      </w:r>
      <w:r>
        <w:rPr>
          <w:rFonts w:ascii="Courier New" w:hAnsi="Courier New"/>
        </w:rPr>
        <w:t xml:space="preserve">My Profile </w:t>
      </w:r>
      <w:r>
        <w:rPr/>
        <w:t xml:space="preserve">once logged in, a button at the upper right corner on the dashboard as shown in Figure </w:t>
      </w:r>
      <w:hyperlink w:anchor="_bookmark27">
        <w:r>
          <w:rPr>
            <w:color w:val="0000FF"/>
          </w:rPr>
          <w:t xml:space="preserve">13 </w:t>
        </w:r>
      </w:hyperlink>
      <w:r>
        <w:rPr/>
        <w:t xml:space="preserve">and </w:t>
      </w:r>
      <w:hyperlink w:anchor="_bookmark28">
        <w:r>
          <w:rPr>
            <w:color w:val="0000FF"/>
          </w:rPr>
          <w:t>14</w:t>
        </w:r>
      </w:hyperlink>
      <w:r>
        <w:rPr/>
        <w:t>. Users can then change any of their  information except the username.</w:t>
      </w:r>
    </w:p>
    <w:p>
      <w:pPr>
        <w:pStyle w:val="TextBody"/>
        <w:rPr>
          <w:sz w:val="20"/>
        </w:rPr>
      </w:pPr>
      <w:r>
        <w:rPr>
          <w:sz w:val="20"/>
        </w:rPr>
      </w:r>
    </w:p>
    <w:p>
      <w:pPr>
        <w:pStyle w:val="TextBody"/>
        <w:spacing w:before="5" w:after="0"/>
        <w:rPr>
          <w:sz w:val="19"/>
        </w:rPr>
      </w:pPr>
      <w:r>
        <w:rPr>
          <w:sz w:val="19"/>
        </w:rPr>
      </w:r>
    </w:p>
    <w:p>
      <w:pPr>
        <w:pStyle w:val="TextBody"/>
        <w:ind w:left="1149" w:hanging="0"/>
        <w:rPr>
          <w:sz w:val="20"/>
        </w:rPr>
      </w:pPr>
      <w:r>
        <w:rPr/>
        <mc:AlternateContent>
          <mc:Choice Requires="wpg">
            <w:drawing>
              <wp:inline distT="0" distB="0" distL="0" distR="0">
                <wp:extent cx="4859655" cy="1029970"/>
                <wp:effectExtent l="0" t="0" r="0" b="0"/>
                <wp:docPr id="56" name="Shape3"/>
                <a:graphic xmlns:a="http://schemas.openxmlformats.org/drawingml/2006/main">
                  <a:graphicData uri="http://schemas.microsoft.com/office/word/2010/wordprocessingGroup">
                    <wpg:wgp>
                      <wpg:cNvGrpSpPr/>
                      <wpg:grpSpPr>
                        <a:xfrm>
                          <a:off x="0" y="0"/>
                          <a:ext cx="4858920" cy="1029240"/>
                        </a:xfrm>
                      </wpg:grpSpPr>
                      <pic:pic xmlns:pic="http://schemas.openxmlformats.org/drawingml/2006/picture">
                        <pic:nvPicPr>
                          <pic:cNvPr id="41" name="" descr=""/>
                          <pic:cNvPicPr/>
                        </pic:nvPicPr>
                        <pic:blipFill>
                          <a:blip r:embed="rId65"/>
                          <a:stretch/>
                        </pic:blipFill>
                        <pic:spPr>
                          <a:xfrm>
                            <a:off x="0" y="0"/>
                            <a:ext cx="3826440" cy="5760"/>
                          </a:xfrm>
                          <a:prstGeom prst="rect">
                            <a:avLst/>
                          </a:prstGeom>
                          <a:ln w="0">
                            <a:noFill/>
                          </a:ln>
                        </pic:spPr>
                      </pic:pic>
                      <wps:wsp>
                        <wps:cNvSpPr/>
                        <wps:spPr>
                          <a:xfrm>
                            <a:off x="4514760" y="1027440"/>
                            <a:ext cx="344160" cy="1800"/>
                          </a:xfrm>
                          <a:custGeom>
                            <a:avLst/>
                            <a:gdLst/>
                            <a:ahLst/>
                            <a:rect l="l" t="t" r="r" b="b"/>
                            <a:pathLst>
                              <a:path w="1216" h="908">
                                <a:moveTo>
                                  <a:pt x="1065" y="0"/>
                                </a:moveTo>
                                <a:lnTo>
                                  <a:pt x="153" y="0"/>
                                </a:lnTo>
                                <a:lnTo>
                                  <a:pt x="93" y="11"/>
                                </a:lnTo>
                                <a:lnTo>
                                  <a:pt x="44" y="44"/>
                                </a:lnTo>
                                <a:lnTo>
                                  <a:pt x="12" y="92"/>
                                </a:lnTo>
                                <a:lnTo>
                                  <a:pt x="0" y="150"/>
                                </a:lnTo>
                                <a:lnTo>
                                  <a:pt x="0" y="755"/>
                                </a:lnTo>
                                <a:lnTo>
                                  <a:pt x="12" y="813"/>
                                </a:lnTo>
                                <a:lnTo>
                                  <a:pt x="44" y="863"/>
                                </a:lnTo>
                                <a:lnTo>
                                  <a:pt x="93" y="895"/>
                                </a:lnTo>
                                <a:lnTo>
                                  <a:pt x="153" y="907"/>
                                </a:lnTo>
                                <a:lnTo>
                                  <a:pt x="1065" y="907"/>
                                </a:lnTo>
                                <a:lnTo>
                                  <a:pt x="1124" y="895"/>
                                </a:lnTo>
                                <a:lnTo>
                                  <a:pt x="1171" y="863"/>
                                </a:lnTo>
                                <a:lnTo>
                                  <a:pt x="1205" y="813"/>
                                </a:lnTo>
                                <a:lnTo>
                                  <a:pt x="1215" y="755"/>
                                </a:lnTo>
                                <a:lnTo>
                                  <a:pt x="1215" y="150"/>
                                </a:lnTo>
                                <a:lnTo>
                                  <a:pt x="1205" y="92"/>
                                </a:lnTo>
                                <a:lnTo>
                                  <a:pt x="1171" y="44"/>
                                </a:lnTo>
                                <a:lnTo>
                                  <a:pt x="1124" y="11"/>
                                </a:lnTo>
                                <a:lnTo>
                                  <a:pt x="1065" y="0"/>
                                </a:lnTo>
                                <a:close/>
                              </a:path>
                            </a:pathLst>
                          </a:custGeom>
                          <a:solidFill>
                            <a:srgbClr val="4472c4">
                              <a:alpha val="20000"/>
                            </a:srgbClr>
                          </a:solidFill>
                          <a:ln w="0">
                            <a:noFill/>
                          </a:ln>
                        </wps:spPr>
                        <wps:style>
                          <a:lnRef idx="0"/>
                          <a:fillRef idx="0"/>
                          <a:effectRef idx="0"/>
                          <a:fontRef idx="minor"/>
                        </wps:style>
                        <wps:bodyPr/>
                      </wps:wsp>
                      <wps:wsp>
                        <wps:cNvSpPr/>
                        <wps:spPr>
                          <a:xfrm>
                            <a:off x="4514760" y="1027440"/>
                            <a:ext cx="344160" cy="1800"/>
                          </a:xfrm>
                          <a:custGeom>
                            <a:avLst/>
                            <a:gdLst/>
                            <a:ahLst/>
                            <a:rect l="l" t="t" r="r" b="b"/>
                            <a:pathLst>
                              <a:path w="1216" h="908">
                                <a:moveTo>
                                  <a:pt x="0" y="150"/>
                                </a:moveTo>
                                <a:lnTo>
                                  <a:pt x="12" y="92"/>
                                </a:lnTo>
                                <a:lnTo>
                                  <a:pt x="44" y="44"/>
                                </a:lnTo>
                                <a:lnTo>
                                  <a:pt x="93" y="11"/>
                                </a:lnTo>
                                <a:lnTo>
                                  <a:pt x="153" y="0"/>
                                </a:lnTo>
                                <a:lnTo>
                                  <a:pt x="1065" y="0"/>
                                </a:lnTo>
                                <a:lnTo>
                                  <a:pt x="1124" y="11"/>
                                </a:lnTo>
                                <a:lnTo>
                                  <a:pt x="1171" y="44"/>
                                </a:lnTo>
                                <a:lnTo>
                                  <a:pt x="1205" y="92"/>
                                </a:lnTo>
                                <a:lnTo>
                                  <a:pt x="1215" y="150"/>
                                </a:lnTo>
                                <a:lnTo>
                                  <a:pt x="1215" y="755"/>
                                </a:lnTo>
                                <a:lnTo>
                                  <a:pt x="1205" y="813"/>
                                </a:lnTo>
                                <a:lnTo>
                                  <a:pt x="1171" y="863"/>
                                </a:lnTo>
                                <a:lnTo>
                                  <a:pt x="1124" y="895"/>
                                </a:lnTo>
                                <a:lnTo>
                                  <a:pt x="1065" y="907"/>
                                </a:lnTo>
                                <a:lnTo>
                                  <a:pt x="153" y="907"/>
                                </a:lnTo>
                                <a:lnTo>
                                  <a:pt x="93" y="895"/>
                                </a:lnTo>
                                <a:lnTo>
                                  <a:pt x="44" y="863"/>
                                </a:lnTo>
                                <a:lnTo>
                                  <a:pt x="12" y="813"/>
                                </a:lnTo>
                                <a:lnTo>
                                  <a:pt x="0" y="755"/>
                                </a:lnTo>
                                <a:lnTo>
                                  <a:pt x="0" y="150"/>
                                </a:lnTo>
                                <a:close/>
                              </a:path>
                            </a:pathLst>
                          </a:custGeom>
                          <a:noFill/>
                          <a:ln w="17640">
                            <a:solidFill>
                              <a:srgbClr val="4472c4"/>
                            </a:solidFill>
                            <a:round/>
                          </a:ln>
                        </wps:spPr>
                        <wps:style>
                          <a:lnRef idx="0"/>
                          <a:fillRef idx="0"/>
                          <a:effectRef idx="0"/>
                          <a:fontRef idx="minor"/>
                        </wps:style>
                        <wps:bodyPr/>
                      </wps:wsp>
                      <pic:pic xmlns:pic="http://schemas.openxmlformats.org/drawingml/2006/picture">
                        <pic:nvPicPr>
                          <pic:cNvPr id="42" name="" descr=""/>
                          <pic:cNvPicPr/>
                        </pic:nvPicPr>
                        <pic:blipFill>
                          <a:blip r:embed="rId59"/>
                          <a:stretch/>
                        </pic:blipFill>
                        <pic:spPr>
                          <a:xfrm>
                            <a:off x="3328200" y="1440"/>
                            <a:ext cx="330120" cy="2520"/>
                          </a:xfrm>
                          <a:prstGeom prst="rect">
                            <a:avLst/>
                          </a:prstGeom>
                          <a:ln w="0">
                            <a:noFill/>
                          </a:ln>
                        </pic:spPr>
                      </pic:pic>
                    </wpg:wgp>
                  </a:graphicData>
                </a:graphic>
              </wp:inline>
            </w:drawing>
          </mc:Choice>
          <mc:Fallback>
            <w:pict>
              <v:group id="shape_0" alt="Shape3" style="position:absolute;margin-left:0pt;margin-top:-81.1pt;width:382.6pt;height:81.05pt" coordorigin="0,-1622" coordsize="7652,1621">
                <v:shape id="shape_0" stroked="f" style="position:absolute;left:0;top:-1622;width:6025;height:8;mso-position-vertical:top" type="shapetype_75">
                  <v:imagedata r:id="rId65" o:detectmouseclick="t"/>
                  <w10:wrap type="none"/>
                  <v:stroke color="#3465a4" joinstyle="round" endcap="flat"/>
                </v:shape>
                <v:shape id="shape_0" stroked="f" style="position:absolute;left:5241;top:-1620;width:519;height:3;mso-position-vertical:top" type="shapetype_75">
                  <v:imagedata r:id="rId59" o:detectmouseclick="t"/>
                  <w10:wrap type="none"/>
                  <v:stroke color="#3465a4" joinstyle="round" endcap="flat"/>
                </v:shape>
              </v:group>
            </w:pict>
          </mc:Fallback>
        </mc:AlternateContent>
      </w:r>
    </w:p>
    <w:p>
      <w:pPr>
        <w:pStyle w:val="TextBody"/>
        <w:spacing w:before="8" w:after="0"/>
        <w:rPr>
          <w:sz w:val="10"/>
        </w:rPr>
      </w:pPr>
      <w:r>
        <w:rPr>
          <w:sz w:val="10"/>
        </w:rPr>
      </w:r>
    </w:p>
    <w:p>
      <w:pPr>
        <w:pStyle w:val="Normal"/>
        <w:spacing w:before="94" w:after="0"/>
        <w:ind w:left="373" w:right="550" w:hanging="0"/>
        <w:jc w:val="center"/>
        <w:rPr/>
      </w:pPr>
      <w:bookmarkStart w:id="39" w:name="_bookmark27"/>
      <w:bookmarkEnd w:id="39"/>
      <w:r>
        <w:rPr>
          <w:b/>
        </w:rPr>
        <w:t xml:space="preserve">Figure 13: </w:t>
      </w:r>
      <w:r>
        <w:rPr/>
        <w:t>My profile button on dashboard</w:t>
      </w:r>
    </w:p>
    <w:p>
      <w:pPr>
        <w:pStyle w:val="TextBody"/>
        <w:spacing w:before="3" w:after="0"/>
        <w:rPr>
          <w:sz w:val="21"/>
        </w:rPr>
      </w:pPr>
      <w:r>
        <w:rPr>
          <w:sz w:val="21"/>
        </w:rPr>
        <w:drawing>
          <wp:anchor behindDoc="0" distT="0" distB="0" distL="0" distR="0" simplePos="0" locked="0" layoutInCell="0" allowOverlap="1" relativeHeight="32">
            <wp:simplePos x="0" y="0"/>
            <wp:positionH relativeFrom="page">
              <wp:posOffset>1450340</wp:posOffset>
            </wp:positionH>
            <wp:positionV relativeFrom="paragraph">
              <wp:posOffset>193040</wp:posOffset>
            </wp:positionV>
            <wp:extent cx="4843145" cy="1212215"/>
            <wp:effectExtent l="0" t="0" r="0" b="0"/>
            <wp:wrapTopAndBottom/>
            <wp:docPr id="57" name="image39.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9.jpeg" descr=""/>
                    <pic:cNvPicPr>
                      <a:picLocks noChangeAspect="1" noChangeArrowheads="1"/>
                    </pic:cNvPicPr>
                  </pic:nvPicPr>
                  <pic:blipFill>
                    <a:blip r:embed="rId66"/>
                    <a:stretch>
                      <a:fillRect/>
                    </a:stretch>
                  </pic:blipFill>
                  <pic:spPr bwMode="auto">
                    <a:xfrm>
                      <a:off x="0" y="0"/>
                      <a:ext cx="4843145" cy="1212215"/>
                    </a:xfrm>
                    <a:prstGeom prst="rect">
                      <a:avLst/>
                    </a:prstGeom>
                  </pic:spPr>
                </pic:pic>
              </a:graphicData>
            </a:graphic>
          </wp:anchor>
        </w:drawing>
      </w:r>
    </w:p>
    <w:p>
      <w:pPr>
        <w:pStyle w:val="TextBody"/>
        <w:spacing w:before="6" w:after="0"/>
        <w:rPr>
          <w:sz w:val="19"/>
        </w:rPr>
      </w:pPr>
      <w:r>
        <w:rPr>
          <w:sz w:val="19"/>
        </w:rPr>
      </w:r>
    </w:p>
    <w:p>
      <w:pPr>
        <w:pStyle w:val="Normal"/>
        <w:ind w:left="373" w:right="550" w:hanging="0"/>
        <w:jc w:val="center"/>
        <w:rPr/>
      </w:pPr>
      <w:bookmarkStart w:id="40" w:name="_bookmark28"/>
      <w:bookmarkEnd w:id="40"/>
      <w:r>
        <w:rPr>
          <w:b/>
        </w:rPr>
        <w:t xml:space="preserve">Figure 14: </w:t>
      </w:r>
      <w:r>
        <w:rPr/>
        <w:t>User profile</w:t>
      </w:r>
    </w:p>
    <w:p>
      <w:pPr>
        <w:pStyle w:val="TextBody"/>
        <w:spacing w:before="5" w:after="0"/>
        <w:rPr>
          <w:sz w:val="34"/>
        </w:rPr>
      </w:pPr>
      <w:r>
        <w:rPr>
          <w:sz w:val="34"/>
        </w:rPr>
      </w:r>
    </w:p>
    <w:p>
      <w:pPr>
        <w:pStyle w:val="Heading2"/>
        <w:numPr>
          <w:ilvl w:val="1"/>
          <w:numId w:val="3"/>
        </w:numPr>
        <w:tabs>
          <w:tab w:val="clear" w:pos="720"/>
          <w:tab w:val="left" w:pos="693" w:leader="none"/>
          <w:tab w:val="left" w:pos="694" w:leader="none"/>
        </w:tabs>
        <w:rPr/>
      </w:pPr>
      <w:bookmarkStart w:id="41" w:name="Case_Studies"/>
      <w:bookmarkStart w:id="42" w:name="_bookmark29"/>
      <w:bookmarkEnd w:id="41"/>
      <w:bookmarkEnd w:id="42"/>
      <w:r>
        <w:rPr/>
        <w:t>Case</w:t>
      </w:r>
      <w:r>
        <w:rPr>
          <w:spacing w:val="-2"/>
        </w:rPr>
        <w:t xml:space="preserve"> </w:t>
      </w:r>
      <w:r>
        <w:rPr/>
        <w:t>Studies</w:t>
      </w:r>
    </w:p>
    <w:p>
      <w:pPr>
        <w:pStyle w:val="TextBody"/>
        <w:spacing w:lineRule="auto" w:line="280" w:before="204" w:after="0"/>
        <w:ind w:left="156" w:right="335" w:hanging="0"/>
        <w:jc w:val="both"/>
        <w:rPr/>
      </w:pPr>
      <w:r>
        <w:rPr/>
        <w:t>In ADAM Dashboard, we provide a series of developed case studies, most of which are simplified versions of peer-reviewed case studies in research publications.</w:t>
      </w:r>
    </w:p>
    <w:p>
      <w:pPr>
        <w:pStyle w:val="TextBody"/>
        <w:spacing w:lineRule="auto" w:line="280"/>
        <w:ind w:left="156" w:right="333" w:firstLine="338"/>
        <w:jc w:val="both"/>
        <w:rPr/>
      </w:pPr>
      <w:r>
        <w:rPr/>
        <w:t>Each case study in ADAM contains several scenarios; users can compare each scenario to do parametric studies. There are three main options for each scenario:</w:t>
      </w:r>
    </w:p>
    <w:p>
      <w:pPr>
        <w:pStyle w:val="TextBody"/>
        <w:spacing w:before="2" w:after="0"/>
        <w:rPr>
          <w:sz w:val="19"/>
        </w:rPr>
      </w:pPr>
      <w:r>
        <w:rPr>
          <w:sz w:val="19"/>
        </w:rPr>
      </w:r>
    </w:p>
    <w:p>
      <w:pPr>
        <w:pStyle w:val="ListParagraph"/>
        <w:numPr>
          <w:ilvl w:val="0"/>
          <w:numId w:val="2"/>
        </w:numPr>
        <w:tabs>
          <w:tab w:val="clear" w:pos="720"/>
          <w:tab w:val="left" w:pos="375" w:leader="none"/>
        </w:tabs>
        <w:spacing w:before="0" w:after="0"/>
        <w:ind w:left="374" w:hanging="219"/>
        <w:rPr/>
      </w:pPr>
      <w:r>
        <w:rPr/>
        <w:t>Make a</w:t>
      </w:r>
      <w:r>
        <w:rPr>
          <w:spacing w:val="-3"/>
        </w:rPr>
        <w:t xml:space="preserve"> </w:t>
      </w:r>
      <w:r>
        <w:rPr/>
        <w:t>Copy</w:t>
      </w:r>
    </w:p>
    <w:p>
      <w:pPr>
        <w:pStyle w:val="ListParagraph"/>
        <w:numPr>
          <w:ilvl w:val="0"/>
          <w:numId w:val="2"/>
        </w:numPr>
        <w:tabs>
          <w:tab w:val="clear" w:pos="720"/>
          <w:tab w:val="left" w:pos="375" w:leader="none"/>
        </w:tabs>
        <w:ind w:left="374" w:hanging="219"/>
        <w:rPr/>
      </w:pPr>
      <w:r>
        <w:rPr/>
        <w:t>Show/Hide</w:t>
      </w:r>
      <w:r>
        <w:rPr>
          <w:spacing w:val="-2"/>
        </w:rPr>
        <w:t xml:space="preserve"> </w:t>
      </w:r>
      <w:r>
        <w:rPr/>
        <w:t>Results</w:t>
      </w:r>
    </w:p>
    <w:p>
      <w:pPr>
        <w:pStyle w:val="ListParagraph"/>
        <w:numPr>
          <w:ilvl w:val="0"/>
          <w:numId w:val="2"/>
        </w:numPr>
        <w:tabs>
          <w:tab w:val="clear" w:pos="720"/>
          <w:tab w:val="left" w:pos="375" w:leader="none"/>
        </w:tabs>
        <w:ind w:left="374" w:hanging="219"/>
        <w:rPr/>
      </w:pPr>
      <w:r>
        <w:rPr/>
        <w:t>Download</w:t>
      </w:r>
      <w:r>
        <w:rPr>
          <w:spacing w:val="-2"/>
        </w:rPr>
        <w:t xml:space="preserve"> </w:t>
      </w:r>
      <w:r>
        <w:rPr/>
        <w:t>Documentation</w:t>
      </w:r>
    </w:p>
    <w:p>
      <w:pPr>
        <w:pStyle w:val="TextBody"/>
        <w:spacing w:lineRule="auto" w:line="276" w:before="291" w:after="0"/>
        <w:ind w:left="156" w:right="333" w:firstLine="338"/>
        <w:jc w:val="both"/>
        <w:rPr/>
      </w:pPr>
      <w:r>
        <w:rPr/>
        <w:t xml:space="preserve">By clicking the </w:t>
      </w:r>
      <w:r>
        <w:rPr>
          <w:rFonts w:ascii="Courier New" w:hAnsi="Courier New"/>
        </w:rPr>
        <w:t xml:space="preserve">Make a Copy </w:t>
      </w:r>
      <w:r>
        <w:rPr/>
        <w:t xml:space="preserve">button, users can make a deep copy of the scenario and it will appear as a ready-to-go user-defined model in the list of </w:t>
      </w:r>
      <w:r>
        <w:rPr>
          <w:rFonts w:ascii="Courier New" w:hAnsi="Courier New"/>
        </w:rPr>
        <w:t>Manage Models</w:t>
      </w:r>
      <w:r>
        <w:rPr>
          <w:rFonts w:ascii="Courier New" w:hAnsi="Courier New"/>
          <w:spacing w:val="-113"/>
        </w:rPr>
        <w:t xml:space="preserve"> </w:t>
      </w:r>
      <w:r>
        <w:rPr/>
        <w:t>module.</w:t>
      </w:r>
    </w:p>
    <w:p>
      <w:pPr>
        <w:pStyle w:val="TextBody"/>
        <w:spacing w:before="4" w:after="0"/>
        <w:rPr>
          <w:sz w:val="27"/>
        </w:rPr>
      </w:pPr>
      <w:r>
        <w:rPr>
          <w:sz w:val="27"/>
        </w:rPr>
      </w:r>
    </w:p>
    <w:p>
      <w:pPr>
        <w:pStyle w:val="Heading4"/>
        <w:rPr/>
      </w:pPr>
      <w:r>
        <w:rPr/>
        <w:t>Revisit Example 1 in ADAM Tutorial</w:t>
      </w:r>
    </w:p>
    <w:p>
      <w:pPr>
        <w:pStyle w:val="TextBody"/>
        <w:spacing w:lineRule="auto" w:line="278" w:before="209" w:after="0"/>
        <w:ind w:left="155" w:right="335" w:hanging="0"/>
        <w:jc w:val="both"/>
        <w:rPr/>
      </w:pPr>
      <w:r>
        <w:rPr/>
        <w:t xml:space="preserve">The first case study we provide is a revisit of Example 1 in </w:t>
      </w:r>
      <w:r>
        <w:rPr>
          <w:rFonts w:ascii="Courier New" w:hAnsi="Courier New"/>
        </w:rPr>
        <w:t>Tutorial</w:t>
      </w:r>
      <w:r>
        <w:rPr/>
        <w:t xml:space="preserve">. In this example, we use </w:t>
      </w:r>
      <w:r>
        <w:rPr>
          <w:spacing w:val="-5"/>
        </w:rPr>
        <w:t xml:space="preserve">the </w:t>
      </w:r>
      <w:r>
        <w:rPr/>
        <w:t>exact</w:t>
      </w:r>
      <w:r>
        <w:rPr>
          <w:spacing w:val="-14"/>
        </w:rPr>
        <w:t xml:space="preserve"> </w:t>
      </w:r>
      <w:r>
        <w:rPr/>
        <w:t>set</w:t>
      </w:r>
      <w:r>
        <w:rPr>
          <w:spacing w:val="-14"/>
        </w:rPr>
        <w:t xml:space="preserve"> </w:t>
      </w:r>
      <w:r>
        <w:rPr/>
        <w:t>up</w:t>
      </w:r>
      <w:r>
        <w:rPr>
          <w:spacing w:val="-13"/>
        </w:rPr>
        <w:t xml:space="preserve"> </w:t>
      </w:r>
      <w:r>
        <w:rPr/>
        <w:t>of</w:t>
      </w:r>
      <w:r>
        <w:rPr>
          <w:spacing w:val="-14"/>
        </w:rPr>
        <w:t xml:space="preserve"> </w:t>
      </w:r>
      <w:r>
        <w:rPr>
          <w:spacing w:val="-4"/>
        </w:rPr>
        <w:t>supply,</w:t>
      </w:r>
      <w:r>
        <w:rPr>
          <w:spacing w:val="-11"/>
        </w:rPr>
        <w:t xml:space="preserve"> </w:t>
      </w:r>
      <w:r>
        <w:rPr/>
        <w:t>demand,</w:t>
      </w:r>
      <w:r>
        <w:rPr>
          <w:spacing w:val="-12"/>
        </w:rPr>
        <w:t xml:space="preserve"> </w:t>
      </w:r>
      <w:r>
        <w:rPr/>
        <w:t>and</w:t>
      </w:r>
      <w:r>
        <w:rPr>
          <w:spacing w:val="-14"/>
        </w:rPr>
        <w:t xml:space="preserve"> </w:t>
      </w:r>
      <w:r>
        <w:rPr/>
        <w:t>technology</w:t>
      </w:r>
      <w:r>
        <w:rPr>
          <w:spacing w:val="-13"/>
        </w:rPr>
        <w:t xml:space="preserve"> </w:t>
      </w:r>
      <w:r>
        <w:rPr/>
        <w:t>site,</w:t>
      </w:r>
      <w:r>
        <w:rPr>
          <w:spacing w:val="-12"/>
        </w:rPr>
        <w:t xml:space="preserve"> </w:t>
      </w:r>
      <w:r>
        <w:rPr/>
        <w:t>but</w:t>
      </w:r>
      <w:r>
        <w:rPr>
          <w:spacing w:val="-14"/>
        </w:rPr>
        <w:t xml:space="preserve"> </w:t>
      </w:r>
      <w:r>
        <w:rPr/>
        <w:t>with</w:t>
      </w:r>
      <w:r>
        <w:rPr>
          <w:spacing w:val="-13"/>
        </w:rPr>
        <w:t xml:space="preserve"> </w:t>
      </w:r>
      <w:r>
        <w:rPr/>
        <w:t>more</w:t>
      </w:r>
      <w:r>
        <w:rPr>
          <w:spacing w:val="-14"/>
        </w:rPr>
        <w:t xml:space="preserve"> </w:t>
      </w:r>
      <w:r>
        <w:rPr/>
        <w:t>accurate</w:t>
      </w:r>
      <w:r>
        <w:rPr>
          <w:spacing w:val="-13"/>
        </w:rPr>
        <w:t xml:space="preserve"> </w:t>
      </w:r>
      <w:r>
        <w:rPr/>
        <w:t>data</w:t>
      </w:r>
      <w:r>
        <w:rPr>
          <w:spacing w:val="-14"/>
        </w:rPr>
        <w:t xml:space="preserve"> </w:t>
      </w:r>
      <w:r>
        <w:rPr/>
        <w:t>on</w:t>
      </w:r>
      <w:r>
        <w:rPr>
          <w:spacing w:val="-13"/>
        </w:rPr>
        <w:t xml:space="preserve"> </w:t>
      </w:r>
      <w:r>
        <w:rPr/>
        <w:t>cost</w:t>
      </w:r>
      <w:r>
        <w:rPr>
          <w:spacing w:val="-14"/>
        </w:rPr>
        <w:t xml:space="preserve"> </w:t>
      </w:r>
      <w:r>
        <w:rPr/>
        <w:t>and</w:t>
      </w:r>
      <w:r>
        <w:rPr>
          <w:spacing w:val="-13"/>
        </w:rPr>
        <w:t xml:space="preserve"> </w:t>
      </w:r>
      <w:r>
        <w:rPr/>
        <w:t>product price.</w:t>
      </w:r>
    </w:p>
    <w:p>
      <w:pPr>
        <w:sectPr>
          <w:headerReference w:type="default" r:id="rId67"/>
          <w:footerReference w:type="default" r:id="rId68"/>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before="4" w:after="0"/>
        <w:ind w:left="155" w:right="333" w:firstLine="338"/>
        <w:jc w:val="both"/>
        <w:rPr/>
      </w:pPr>
      <w:r>
        <w:rPr/>
        <w:t>Three scenarios are included with different electricity prices: 0.08, 0.2, and 0.8 USD/kWh. With the same supply and demand price, biogas and electricity technology is not competitive until the electricity is increased by almost 10 times.</w:t>
      </w:r>
    </w:p>
    <w:p>
      <w:pPr>
        <w:pStyle w:val="TextBody"/>
        <w:rPr>
          <w:sz w:val="20"/>
        </w:rPr>
      </w:pPr>
      <w:r>
        <w:rPr>
          <w:sz w:val="20"/>
        </w:rPr>
      </w:r>
    </w:p>
    <w:p>
      <w:pPr>
        <w:pStyle w:val="TextBody"/>
        <w:spacing w:before="5" w:after="0"/>
        <w:rPr>
          <w:sz w:val="20"/>
        </w:rPr>
      </w:pPr>
      <w:r>
        <w:rPr>
          <w:sz w:val="20"/>
        </w:rPr>
      </w:r>
    </w:p>
    <w:p>
      <w:pPr>
        <w:pStyle w:val="Heading4"/>
        <w:rPr/>
      </w:pPr>
      <w:r>
        <w:rPr/>
        <w:t>Nutrient Balance in Upper Yahara Watershed</w:t>
      </w:r>
    </w:p>
    <w:p>
      <w:pPr>
        <w:pStyle w:val="TextBody"/>
        <w:spacing w:lineRule="auto" w:line="280" w:before="209" w:after="0"/>
        <w:ind w:left="155" w:right="335" w:hanging="0"/>
        <w:jc w:val="both"/>
        <w:rPr/>
      </w:pPr>
      <w:r>
        <w:rPr/>
        <w:t xml:space="preserve">The second case study we provide is the nutrient balance (phosphorus balance) in Upper </w:t>
      </w:r>
      <w:r>
        <w:rPr>
          <w:spacing w:val="-4"/>
        </w:rPr>
        <w:t xml:space="preserve">Yahara </w:t>
      </w:r>
      <w:r>
        <w:rPr>
          <w:spacing w:val="-3"/>
        </w:rPr>
        <w:t>Watershed</w:t>
      </w:r>
      <w:r>
        <w:rPr>
          <w:spacing w:val="-4"/>
        </w:rPr>
        <w:t xml:space="preserve"> </w:t>
      </w:r>
      <w:r>
        <w:rPr/>
        <w:t>in</w:t>
      </w:r>
      <w:r>
        <w:rPr>
          <w:spacing w:val="-4"/>
        </w:rPr>
        <w:t xml:space="preserve"> </w:t>
      </w:r>
      <w:r>
        <w:rPr/>
        <w:t>WI.</w:t>
      </w:r>
      <w:r>
        <w:rPr>
          <w:spacing w:val="-3"/>
        </w:rPr>
        <w:t xml:space="preserve"> </w:t>
      </w:r>
      <w:r>
        <w:rPr>
          <w:spacing w:val="-11"/>
        </w:rPr>
        <w:t>We</w:t>
      </w:r>
      <w:r>
        <w:rPr>
          <w:spacing w:val="-4"/>
        </w:rPr>
        <w:t xml:space="preserve"> </w:t>
      </w:r>
      <w:r>
        <w:rPr/>
        <w:t>include</w:t>
      </w:r>
      <w:r>
        <w:rPr>
          <w:spacing w:val="-3"/>
        </w:rPr>
        <w:t xml:space="preserve"> </w:t>
      </w:r>
      <w:r>
        <w:rPr/>
        <w:t>around</w:t>
      </w:r>
      <w:r>
        <w:rPr>
          <w:spacing w:val="-4"/>
        </w:rPr>
        <w:t xml:space="preserve"> </w:t>
      </w:r>
      <w:r>
        <w:rPr/>
        <w:t>200</w:t>
      </w:r>
      <w:r>
        <w:rPr>
          <w:spacing w:val="-3"/>
        </w:rPr>
        <w:t xml:space="preserve"> </w:t>
      </w:r>
      <w:r>
        <w:rPr/>
        <w:t>beef</w:t>
      </w:r>
      <w:r>
        <w:rPr>
          <w:spacing w:val="-4"/>
        </w:rPr>
        <w:t xml:space="preserve"> </w:t>
      </w:r>
      <w:r>
        <w:rPr/>
        <w:t>and</w:t>
      </w:r>
      <w:r>
        <w:rPr>
          <w:spacing w:val="-4"/>
        </w:rPr>
        <w:t xml:space="preserve"> </w:t>
      </w:r>
      <w:r>
        <w:rPr/>
        <w:t>dairy</w:t>
      </w:r>
      <w:r>
        <w:rPr>
          <w:spacing w:val="-3"/>
        </w:rPr>
        <w:t xml:space="preserve"> </w:t>
      </w:r>
      <w:r>
        <w:rPr/>
        <w:t>farms</w:t>
      </w:r>
      <w:r>
        <w:rPr>
          <w:spacing w:val="-4"/>
        </w:rPr>
        <w:t xml:space="preserve"> </w:t>
      </w:r>
      <w:r>
        <w:rPr/>
        <w:t>in</w:t>
      </w:r>
      <w:r>
        <w:rPr>
          <w:spacing w:val="-3"/>
        </w:rPr>
        <w:t xml:space="preserve"> </w:t>
      </w:r>
      <w:r>
        <w:rPr/>
        <w:t>the</w:t>
      </w:r>
      <w:r>
        <w:rPr>
          <w:spacing w:val="-4"/>
        </w:rPr>
        <w:t xml:space="preserve"> </w:t>
      </w:r>
      <w:r>
        <w:rPr/>
        <w:t>region,</w:t>
      </w:r>
      <w:r>
        <w:rPr>
          <w:spacing w:val="-3"/>
        </w:rPr>
        <w:t xml:space="preserve"> </w:t>
      </w:r>
      <w:r>
        <w:rPr/>
        <w:t>which</w:t>
      </w:r>
      <w:r>
        <w:rPr>
          <w:spacing w:val="-4"/>
        </w:rPr>
        <w:t xml:space="preserve"> </w:t>
      </w:r>
      <w:r>
        <w:rPr/>
        <w:t>supply</w:t>
      </w:r>
      <w:r>
        <w:rPr>
          <w:spacing w:val="-4"/>
        </w:rPr>
        <w:t xml:space="preserve"> </w:t>
      </w:r>
      <w:r>
        <w:rPr/>
        <w:t xml:space="preserve">livestock waste to the system. For technology sites, it is assumed that the largest 20 farms are equipped </w:t>
      </w:r>
      <w:r>
        <w:rPr>
          <w:spacing w:val="-3"/>
        </w:rPr>
        <w:t xml:space="preserve">with </w:t>
      </w:r>
      <w:r>
        <w:rPr/>
        <w:t>solid-liquid</w:t>
      </w:r>
      <w:r>
        <w:rPr>
          <w:spacing w:val="-15"/>
        </w:rPr>
        <w:t xml:space="preserve"> </w:t>
      </w:r>
      <w:r>
        <w:rPr/>
        <w:t>separation</w:t>
      </w:r>
      <w:r>
        <w:rPr>
          <w:spacing w:val="-15"/>
        </w:rPr>
        <w:t xml:space="preserve"> </w:t>
      </w:r>
      <w:r>
        <w:rPr/>
        <w:t>technologies,</w:t>
      </w:r>
      <w:r>
        <w:rPr>
          <w:spacing w:val="-15"/>
        </w:rPr>
        <w:t xml:space="preserve"> </w:t>
      </w:r>
      <w:r>
        <w:rPr/>
        <w:t>and</w:t>
      </w:r>
      <w:r>
        <w:rPr>
          <w:spacing w:val="-15"/>
        </w:rPr>
        <w:t xml:space="preserve"> </w:t>
      </w:r>
      <w:r>
        <w:rPr/>
        <w:t>the</w:t>
      </w:r>
      <w:r>
        <w:rPr>
          <w:spacing w:val="-15"/>
        </w:rPr>
        <w:t xml:space="preserve"> </w:t>
      </w:r>
      <w:r>
        <w:rPr/>
        <w:t>largest</w:t>
      </w:r>
      <w:r>
        <w:rPr>
          <w:spacing w:val="-15"/>
        </w:rPr>
        <w:t xml:space="preserve"> </w:t>
      </w:r>
      <w:r>
        <w:rPr/>
        <w:t>3</w:t>
      </w:r>
      <w:r>
        <w:rPr>
          <w:spacing w:val="-15"/>
        </w:rPr>
        <w:t xml:space="preserve"> </w:t>
      </w:r>
      <w:r>
        <w:rPr/>
        <w:t>farms</w:t>
      </w:r>
      <w:r>
        <w:rPr>
          <w:spacing w:val="-15"/>
        </w:rPr>
        <w:t xml:space="preserve"> </w:t>
      </w:r>
      <w:r>
        <w:rPr/>
        <w:t>are</w:t>
      </w:r>
      <w:r>
        <w:rPr>
          <w:spacing w:val="-15"/>
        </w:rPr>
        <w:t xml:space="preserve"> </w:t>
      </w:r>
      <w:r>
        <w:rPr/>
        <w:t>equipped</w:t>
      </w:r>
      <w:r>
        <w:rPr>
          <w:spacing w:val="-15"/>
        </w:rPr>
        <w:t xml:space="preserve"> </w:t>
      </w:r>
      <w:r>
        <w:rPr/>
        <w:t>with</w:t>
      </w:r>
      <w:r>
        <w:rPr>
          <w:spacing w:val="-15"/>
        </w:rPr>
        <w:t xml:space="preserve"> </w:t>
      </w:r>
      <w:r>
        <w:rPr/>
        <w:t>granulation</w:t>
      </w:r>
      <w:r>
        <w:rPr>
          <w:spacing w:val="-15"/>
        </w:rPr>
        <w:t xml:space="preserve"> </w:t>
      </w:r>
      <w:r>
        <w:rPr/>
        <w:t>technolo- gies.</w:t>
      </w:r>
    </w:p>
    <w:p>
      <w:pPr>
        <w:pStyle w:val="TextBody"/>
        <w:spacing w:lineRule="auto" w:line="280"/>
        <w:ind w:left="155" w:right="333" w:firstLine="338"/>
        <w:jc w:val="both"/>
        <w:rPr/>
      </w:pPr>
      <w:r>
        <w:rPr/>
        <w:t>For</w:t>
      </w:r>
      <w:r>
        <w:rPr>
          <w:spacing w:val="-11"/>
        </w:rPr>
        <w:t xml:space="preserve"> </w:t>
      </w:r>
      <w:r>
        <w:rPr/>
        <w:t>the</w:t>
      </w:r>
      <w:r>
        <w:rPr>
          <w:spacing w:val="-10"/>
        </w:rPr>
        <w:t xml:space="preserve"> </w:t>
      </w:r>
      <w:r>
        <w:rPr/>
        <w:t>demand</w:t>
      </w:r>
      <w:r>
        <w:rPr>
          <w:spacing w:val="-11"/>
        </w:rPr>
        <w:t xml:space="preserve"> </w:t>
      </w:r>
      <w:r>
        <w:rPr/>
        <w:t>side,</w:t>
      </w:r>
      <w:r>
        <w:rPr>
          <w:spacing w:val="-9"/>
        </w:rPr>
        <w:t xml:space="preserve"> </w:t>
      </w:r>
      <w:r>
        <w:rPr/>
        <w:t>we</w:t>
      </w:r>
      <w:r>
        <w:rPr>
          <w:spacing w:val="-11"/>
        </w:rPr>
        <w:t xml:space="preserve"> </w:t>
      </w:r>
      <w:r>
        <w:rPr/>
        <w:t>consider</w:t>
      </w:r>
      <w:r>
        <w:rPr>
          <w:spacing w:val="-10"/>
        </w:rPr>
        <w:t xml:space="preserve"> </w:t>
      </w:r>
      <w:r>
        <w:rPr/>
        <w:t>around</w:t>
      </w:r>
      <w:r>
        <w:rPr>
          <w:spacing w:val="-11"/>
        </w:rPr>
        <w:t xml:space="preserve"> </w:t>
      </w:r>
      <w:r>
        <w:rPr/>
        <w:t>80</w:t>
      </w:r>
      <w:r>
        <w:rPr>
          <w:spacing w:val="-10"/>
        </w:rPr>
        <w:t xml:space="preserve"> </w:t>
      </w:r>
      <w:r>
        <w:rPr/>
        <w:t>nodes</w:t>
      </w:r>
      <w:r>
        <w:rPr>
          <w:spacing w:val="-11"/>
        </w:rPr>
        <w:t xml:space="preserve"> </w:t>
      </w:r>
      <w:r>
        <w:rPr/>
        <w:t>to</w:t>
      </w:r>
      <w:r>
        <w:rPr>
          <w:spacing w:val="-10"/>
        </w:rPr>
        <w:t xml:space="preserve"> </w:t>
      </w:r>
      <w:r>
        <w:rPr/>
        <w:t>represent</w:t>
      </w:r>
      <w:r>
        <w:rPr>
          <w:spacing w:val="-11"/>
        </w:rPr>
        <w:t xml:space="preserve"> </w:t>
      </w:r>
      <w:r>
        <w:rPr/>
        <w:t>crop</w:t>
      </w:r>
      <w:r>
        <w:rPr>
          <w:spacing w:val="-10"/>
        </w:rPr>
        <w:t xml:space="preserve"> </w:t>
      </w:r>
      <w:r>
        <w:rPr/>
        <w:t>area</w:t>
      </w:r>
      <w:r>
        <w:rPr>
          <w:spacing w:val="-10"/>
        </w:rPr>
        <w:t xml:space="preserve"> </w:t>
      </w:r>
      <w:r>
        <w:rPr/>
        <w:t>in</w:t>
      </w:r>
      <w:r>
        <w:rPr>
          <w:spacing w:val="-11"/>
        </w:rPr>
        <w:t xml:space="preserve"> </w:t>
      </w:r>
      <w:r>
        <w:rPr/>
        <w:t>this</w:t>
      </w:r>
      <w:r>
        <w:rPr>
          <w:spacing w:val="-10"/>
        </w:rPr>
        <w:t xml:space="preserve"> </w:t>
      </w:r>
      <w:r>
        <w:rPr/>
        <w:t>watershed.</w:t>
      </w:r>
      <w:r>
        <w:rPr>
          <w:spacing w:val="4"/>
        </w:rPr>
        <w:t xml:space="preserve"> </w:t>
      </w:r>
      <w:r>
        <w:rPr/>
        <w:t>Each demand</w:t>
      </w:r>
      <w:r>
        <w:rPr>
          <w:spacing w:val="-18"/>
        </w:rPr>
        <w:t xml:space="preserve"> </w:t>
      </w:r>
      <w:r>
        <w:rPr/>
        <w:t>is</w:t>
      </w:r>
      <w:r>
        <w:rPr>
          <w:spacing w:val="-19"/>
        </w:rPr>
        <w:t xml:space="preserve"> </w:t>
      </w:r>
      <w:r>
        <w:rPr/>
        <w:t>a</w:t>
      </w:r>
      <w:r>
        <w:rPr>
          <w:spacing w:val="-17"/>
        </w:rPr>
        <w:t xml:space="preserve"> </w:t>
      </w:r>
      <w:r>
        <w:rPr/>
        <w:t>technology</w:t>
      </w:r>
      <w:r>
        <w:rPr>
          <w:spacing w:val="-18"/>
        </w:rPr>
        <w:t xml:space="preserve"> </w:t>
      </w:r>
      <w:r>
        <w:rPr/>
        <w:t>site</w:t>
      </w:r>
      <w:r>
        <w:rPr>
          <w:spacing w:val="-17"/>
        </w:rPr>
        <w:t xml:space="preserve"> </w:t>
      </w:r>
      <w:r>
        <w:rPr/>
        <w:t>for</w:t>
      </w:r>
      <w:r>
        <w:rPr>
          <w:spacing w:val="-19"/>
        </w:rPr>
        <w:t xml:space="preserve"> </w:t>
      </w:r>
      <w:r>
        <w:rPr/>
        <w:t>a</w:t>
      </w:r>
      <w:r>
        <w:rPr>
          <w:spacing w:val="-17"/>
        </w:rPr>
        <w:t xml:space="preserve"> </w:t>
      </w:r>
      <w:r>
        <w:rPr/>
        <w:t>pseudo-technology,</w:t>
      </w:r>
      <w:r>
        <w:rPr>
          <w:spacing w:val="-17"/>
        </w:rPr>
        <w:t xml:space="preserve"> </w:t>
      </w:r>
      <w:r>
        <w:rPr/>
        <w:t>P</w:t>
      </w:r>
      <w:r>
        <w:rPr>
          <w:spacing w:val="-18"/>
        </w:rPr>
        <w:t xml:space="preserve"> </w:t>
      </w:r>
      <w:r>
        <w:rPr/>
        <w:t>release,</w:t>
      </w:r>
      <w:r>
        <w:rPr>
          <w:spacing w:val="-17"/>
        </w:rPr>
        <w:t xml:space="preserve"> </w:t>
      </w:r>
      <w:r>
        <w:rPr/>
        <w:t>for</w:t>
      </w:r>
      <w:r>
        <w:rPr>
          <w:spacing w:val="-17"/>
        </w:rPr>
        <w:t xml:space="preserve"> </w:t>
      </w:r>
      <w:r>
        <w:rPr/>
        <w:t>each</w:t>
      </w:r>
      <w:r>
        <w:rPr>
          <w:spacing w:val="-18"/>
        </w:rPr>
        <w:t xml:space="preserve"> </w:t>
      </w:r>
      <w:r>
        <w:rPr/>
        <w:t>land-applicable</w:t>
      </w:r>
      <w:r>
        <w:rPr>
          <w:spacing w:val="-18"/>
        </w:rPr>
        <w:t xml:space="preserve"> </w:t>
      </w:r>
      <w:r>
        <w:rPr/>
        <w:t>waste</w:t>
      </w:r>
      <w:r>
        <w:rPr>
          <w:spacing w:val="-18"/>
        </w:rPr>
        <w:t xml:space="preserve"> </w:t>
      </w:r>
      <w:r>
        <w:rPr/>
        <w:t>stream to</w:t>
      </w:r>
      <w:r>
        <w:rPr>
          <w:spacing w:val="-18"/>
        </w:rPr>
        <w:t xml:space="preserve"> </w:t>
      </w:r>
      <w:r>
        <w:rPr/>
        <w:t>represent</w:t>
      </w:r>
      <w:r>
        <w:rPr>
          <w:spacing w:val="-18"/>
        </w:rPr>
        <w:t xml:space="preserve"> </w:t>
      </w:r>
      <w:r>
        <w:rPr/>
        <w:t>the</w:t>
      </w:r>
      <w:r>
        <w:rPr>
          <w:spacing w:val="-18"/>
        </w:rPr>
        <w:t xml:space="preserve"> </w:t>
      </w:r>
      <w:r>
        <w:rPr/>
        <w:t>natural</w:t>
      </w:r>
      <w:r>
        <w:rPr>
          <w:spacing w:val="-18"/>
        </w:rPr>
        <w:t xml:space="preserve"> </w:t>
      </w:r>
      <w:r>
        <w:rPr/>
        <w:t>degradation</w:t>
      </w:r>
      <w:r>
        <w:rPr>
          <w:spacing w:val="-18"/>
        </w:rPr>
        <w:t xml:space="preserve"> </w:t>
      </w:r>
      <w:r>
        <w:rPr/>
        <w:t>and</w:t>
      </w:r>
      <w:r>
        <w:rPr>
          <w:spacing w:val="-17"/>
        </w:rPr>
        <w:t xml:space="preserve"> </w:t>
      </w:r>
      <w:r>
        <w:rPr/>
        <w:t>the</w:t>
      </w:r>
      <w:r>
        <w:rPr>
          <w:spacing w:val="-18"/>
        </w:rPr>
        <w:t xml:space="preserve"> </w:t>
      </w:r>
      <w:r>
        <w:rPr/>
        <w:t>release</w:t>
      </w:r>
      <w:r>
        <w:rPr>
          <w:spacing w:val="-18"/>
        </w:rPr>
        <w:t xml:space="preserve"> </w:t>
      </w:r>
      <w:r>
        <w:rPr/>
        <w:t>of</w:t>
      </w:r>
      <w:r>
        <w:rPr>
          <w:spacing w:val="-18"/>
        </w:rPr>
        <w:t xml:space="preserve"> </w:t>
      </w:r>
      <w:r>
        <w:rPr/>
        <w:t>nutrients.</w:t>
      </w:r>
      <w:r>
        <w:rPr>
          <w:spacing w:val="1"/>
        </w:rPr>
        <w:t xml:space="preserve"> </w:t>
      </w:r>
      <w:r>
        <w:rPr/>
        <w:t>For</w:t>
      </w:r>
      <w:r>
        <w:rPr>
          <w:spacing w:val="-18"/>
        </w:rPr>
        <w:t xml:space="preserve"> </w:t>
      </w:r>
      <w:r>
        <w:rPr/>
        <w:t>each</w:t>
      </w:r>
      <w:r>
        <w:rPr>
          <w:spacing w:val="-18"/>
        </w:rPr>
        <w:t xml:space="preserve"> </w:t>
      </w:r>
      <w:r>
        <w:rPr/>
        <w:t>cropland</w:t>
      </w:r>
      <w:r>
        <w:rPr>
          <w:spacing w:val="-18"/>
        </w:rPr>
        <w:t xml:space="preserve"> </w:t>
      </w:r>
      <w:r>
        <w:rPr/>
        <w:t>node,</w:t>
      </w:r>
      <w:r>
        <w:rPr>
          <w:spacing w:val="-16"/>
        </w:rPr>
        <w:t xml:space="preserve"> </w:t>
      </w:r>
      <w:r>
        <w:rPr/>
        <w:t>the</w:t>
      </w:r>
      <w:r>
        <w:rPr>
          <w:spacing w:val="-18"/>
        </w:rPr>
        <w:t xml:space="preserve"> </w:t>
      </w:r>
      <w:r>
        <w:rPr/>
        <w:t>nutrient capacity</w:t>
      </w:r>
      <w:r>
        <w:rPr>
          <w:spacing w:val="-12"/>
        </w:rPr>
        <w:t xml:space="preserve"> </w:t>
      </w:r>
      <w:r>
        <w:rPr/>
        <w:t>is</w:t>
      </w:r>
      <w:r>
        <w:rPr>
          <w:spacing w:val="-12"/>
        </w:rPr>
        <w:t xml:space="preserve"> </w:t>
      </w:r>
      <w:r>
        <w:rPr/>
        <w:t>pre-calculated</w:t>
      </w:r>
      <w:r>
        <w:rPr>
          <w:spacing w:val="-12"/>
        </w:rPr>
        <w:t xml:space="preserve"> </w:t>
      </w:r>
      <w:r>
        <w:rPr/>
        <w:t>as</w:t>
      </w:r>
      <w:r>
        <w:rPr>
          <w:spacing w:val="-12"/>
        </w:rPr>
        <w:t xml:space="preserve"> </w:t>
      </w:r>
      <w:r>
        <w:rPr/>
        <w:t>the</w:t>
      </w:r>
      <w:r>
        <w:rPr>
          <w:spacing w:val="-11"/>
        </w:rPr>
        <w:t xml:space="preserve"> </w:t>
      </w:r>
      <w:r>
        <w:rPr/>
        <w:t>demand</w:t>
      </w:r>
      <w:r>
        <w:rPr>
          <w:spacing w:val="-12"/>
        </w:rPr>
        <w:t xml:space="preserve"> </w:t>
      </w:r>
      <w:r>
        <w:rPr/>
        <w:t>capacity</w:t>
      </w:r>
      <w:r>
        <w:rPr>
          <w:spacing w:val="-12"/>
        </w:rPr>
        <w:t xml:space="preserve"> </w:t>
      </w:r>
      <w:r>
        <w:rPr/>
        <w:t>of</w:t>
      </w:r>
      <w:r>
        <w:rPr>
          <w:spacing w:val="-12"/>
        </w:rPr>
        <w:t xml:space="preserve"> </w:t>
      </w:r>
      <w:r>
        <w:rPr/>
        <w:t>P</w:t>
      </w:r>
      <w:r>
        <w:rPr>
          <w:spacing w:val="-12"/>
        </w:rPr>
        <w:t xml:space="preserve"> </w:t>
      </w:r>
      <w:r>
        <w:rPr/>
        <w:t>with</w:t>
      </w:r>
      <w:r>
        <w:rPr>
          <w:spacing w:val="-11"/>
        </w:rPr>
        <w:t xml:space="preserve"> </w:t>
      </w:r>
      <w:r>
        <w:rPr/>
        <w:t>price</w:t>
      </w:r>
      <w:r>
        <w:rPr>
          <w:spacing w:val="-12"/>
        </w:rPr>
        <w:t xml:space="preserve"> </w:t>
      </w:r>
      <w:r>
        <w:rPr/>
        <w:t>0,</w:t>
      </w:r>
      <w:r>
        <w:rPr>
          <w:spacing w:val="-11"/>
        </w:rPr>
        <w:t xml:space="preserve"> </w:t>
      </w:r>
      <w:r>
        <w:rPr/>
        <w:t>meaning</w:t>
      </w:r>
      <w:r>
        <w:rPr>
          <w:spacing w:val="-12"/>
        </w:rPr>
        <w:t xml:space="preserve"> </w:t>
      </w:r>
      <w:r>
        <w:rPr/>
        <w:t>the</w:t>
      </w:r>
      <w:r>
        <w:rPr>
          <w:spacing w:val="-12"/>
        </w:rPr>
        <w:t xml:space="preserve"> </w:t>
      </w:r>
      <w:r>
        <w:rPr/>
        <w:t>organic</w:t>
      </w:r>
      <w:r>
        <w:rPr>
          <w:spacing w:val="-11"/>
        </w:rPr>
        <w:t xml:space="preserve"> </w:t>
      </w:r>
      <w:r>
        <w:rPr/>
        <w:t>waste</w:t>
      </w:r>
      <w:r>
        <w:rPr>
          <w:spacing w:val="-12"/>
        </w:rPr>
        <w:t xml:space="preserve"> </w:t>
      </w:r>
      <w:r>
        <w:rPr/>
        <w:t>can</w:t>
      </w:r>
      <w:r>
        <w:rPr>
          <w:spacing w:val="-12"/>
        </w:rPr>
        <w:t xml:space="preserve"> </w:t>
      </w:r>
      <w:r>
        <w:rPr/>
        <w:t xml:space="preserve">be applied freely if the total P is below the </w:t>
      </w:r>
      <w:r>
        <w:rPr>
          <w:spacing w:val="-3"/>
        </w:rPr>
        <w:t xml:space="preserve">capacity. </w:t>
      </w:r>
      <w:r>
        <w:rPr/>
        <w:t xml:space="preserve">For each crop node, there is also a second demand item for P and with unlimited </w:t>
      </w:r>
      <w:r>
        <w:rPr>
          <w:spacing w:val="-3"/>
        </w:rPr>
        <w:t xml:space="preserve">capacity, </w:t>
      </w:r>
      <w:r>
        <w:rPr/>
        <w:t xml:space="preserve">but with negative price, representing that the waste </w:t>
      </w:r>
      <w:r>
        <w:rPr>
          <w:spacing w:val="-3"/>
        </w:rPr>
        <w:t xml:space="preserve">stream </w:t>
      </w:r>
      <w:r>
        <w:rPr/>
        <w:t xml:space="preserve">can still be applied if total P is above the threshold, but it will cause some economic loss due </w:t>
      </w:r>
      <w:r>
        <w:rPr>
          <w:spacing w:val="-7"/>
        </w:rPr>
        <w:t xml:space="preserve">to </w:t>
      </w:r>
      <w:r>
        <w:rPr/>
        <w:t xml:space="preserve">potential nutrient pollutions. The negative price here is defined as the phosphorus value of service. </w:t>
      </w:r>
      <w:r>
        <w:rPr>
          <w:spacing w:val="-11"/>
        </w:rPr>
        <w:t xml:space="preserve">We </w:t>
      </w:r>
      <w:r>
        <w:rPr/>
        <w:t xml:space="preserve">also have a customer at the city of Madison who collects value-added products, including </w:t>
      </w:r>
      <w:r>
        <w:rPr>
          <w:spacing w:val="-3"/>
        </w:rPr>
        <w:t xml:space="preserve">solid </w:t>
      </w:r>
      <w:r>
        <w:rPr/>
        <w:t>manure and</w:t>
      </w:r>
      <w:r>
        <w:rPr>
          <w:spacing w:val="-3"/>
        </w:rPr>
        <w:t xml:space="preserve"> </w:t>
      </w:r>
      <w:r>
        <w:rPr/>
        <w:t>pellets.</w:t>
      </w:r>
    </w:p>
    <w:p>
      <w:pPr>
        <w:pStyle w:val="TextBody"/>
        <w:spacing w:lineRule="auto" w:line="280"/>
        <w:ind w:left="155" w:right="333" w:firstLine="338"/>
        <w:jc w:val="both"/>
        <w:rPr/>
      </w:pPr>
      <w:r>
        <w:rPr>
          <w:spacing w:val="-11"/>
        </w:rPr>
        <w:t>We</w:t>
      </w:r>
      <w:r>
        <w:rPr>
          <w:spacing w:val="-17"/>
        </w:rPr>
        <w:t xml:space="preserve"> </w:t>
      </w:r>
      <w:r>
        <w:rPr/>
        <w:t>tested</w:t>
      </w:r>
      <w:r>
        <w:rPr>
          <w:spacing w:val="-16"/>
        </w:rPr>
        <w:t xml:space="preserve"> </w:t>
      </w:r>
      <w:r>
        <w:rPr/>
        <w:t>four</w:t>
      </w:r>
      <w:r>
        <w:rPr>
          <w:spacing w:val="-17"/>
        </w:rPr>
        <w:t xml:space="preserve"> </w:t>
      </w:r>
      <w:r>
        <w:rPr/>
        <w:t>scenarios</w:t>
      </w:r>
      <w:r>
        <w:rPr>
          <w:spacing w:val="-16"/>
        </w:rPr>
        <w:t xml:space="preserve"> </w:t>
      </w:r>
      <w:r>
        <w:rPr/>
        <w:t>for</w:t>
      </w:r>
      <w:r>
        <w:rPr>
          <w:spacing w:val="-17"/>
        </w:rPr>
        <w:t xml:space="preserve"> </w:t>
      </w:r>
      <w:r>
        <w:rPr/>
        <w:t>this</w:t>
      </w:r>
      <w:r>
        <w:rPr>
          <w:spacing w:val="-16"/>
        </w:rPr>
        <w:t xml:space="preserve"> </w:t>
      </w:r>
      <w:r>
        <w:rPr/>
        <w:t>case</w:t>
      </w:r>
      <w:r>
        <w:rPr>
          <w:spacing w:val="-17"/>
        </w:rPr>
        <w:t xml:space="preserve"> </w:t>
      </w:r>
      <w:r>
        <w:rPr>
          <w:spacing w:val="-5"/>
        </w:rPr>
        <w:t>study,</w:t>
      </w:r>
      <w:r>
        <w:rPr>
          <w:spacing w:val="-13"/>
        </w:rPr>
        <w:t xml:space="preserve"> </w:t>
      </w:r>
      <w:r>
        <w:rPr/>
        <w:t>with</w:t>
      </w:r>
      <w:r>
        <w:rPr>
          <w:spacing w:val="-17"/>
        </w:rPr>
        <w:t xml:space="preserve"> </w:t>
      </w:r>
      <w:r>
        <w:rPr/>
        <w:t>different</w:t>
      </w:r>
      <w:r>
        <w:rPr>
          <w:spacing w:val="-16"/>
        </w:rPr>
        <w:t xml:space="preserve"> </w:t>
      </w:r>
      <w:r>
        <w:rPr/>
        <w:t>phosphorus</w:t>
      </w:r>
      <w:r>
        <w:rPr>
          <w:spacing w:val="-17"/>
        </w:rPr>
        <w:t xml:space="preserve"> </w:t>
      </w:r>
      <w:r>
        <w:rPr/>
        <w:t>values</w:t>
      </w:r>
      <w:r>
        <w:rPr>
          <w:spacing w:val="-16"/>
        </w:rPr>
        <w:t xml:space="preserve"> </w:t>
      </w:r>
      <w:r>
        <w:rPr/>
        <w:t>of</w:t>
      </w:r>
      <w:r>
        <w:rPr>
          <w:spacing w:val="-16"/>
        </w:rPr>
        <w:t xml:space="preserve"> </w:t>
      </w:r>
      <w:r>
        <w:rPr/>
        <w:t>service: 0,</w:t>
      </w:r>
      <w:r>
        <w:rPr>
          <w:spacing w:val="-14"/>
        </w:rPr>
        <w:t xml:space="preserve"> </w:t>
      </w:r>
      <w:r>
        <w:rPr/>
        <w:t>0.5,</w:t>
      </w:r>
      <w:r>
        <w:rPr>
          <w:spacing w:val="-13"/>
        </w:rPr>
        <w:t xml:space="preserve"> </w:t>
      </w:r>
      <w:r>
        <w:rPr/>
        <w:t xml:space="preserve">2.5, 10 USD per kg of excess P in the system. </w:t>
      </w:r>
      <w:r>
        <w:rPr>
          <w:spacing w:val="-3"/>
        </w:rPr>
        <w:t xml:space="preserve">With </w:t>
      </w:r>
      <w:r>
        <w:rPr/>
        <w:t xml:space="preserve">this example, we noticed that with 0 value of service, the system is purely economic driven and there is excess P in the system. As we increase the </w:t>
      </w:r>
      <w:r>
        <w:rPr>
          <w:spacing w:val="-3"/>
        </w:rPr>
        <w:t xml:space="preserve">value </w:t>
      </w:r>
      <w:r>
        <w:rPr/>
        <w:t>of service, transportation will be first used to coordinates waste flows to reduce excess</w:t>
      </w:r>
      <w:r>
        <w:rPr>
          <w:spacing w:val="-14"/>
        </w:rPr>
        <w:t xml:space="preserve"> </w:t>
      </w:r>
      <w:r>
        <w:rPr/>
        <w:t xml:space="preserve">phosphorus. </w:t>
      </w:r>
      <w:r>
        <w:rPr>
          <w:spacing w:val="-3"/>
        </w:rPr>
        <w:t>With</w:t>
      </w:r>
      <w:r>
        <w:rPr>
          <w:spacing w:val="-16"/>
        </w:rPr>
        <w:t xml:space="preserve"> </w:t>
      </w:r>
      <w:r>
        <w:rPr/>
        <w:t>a</w:t>
      </w:r>
      <w:r>
        <w:rPr>
          <w:spacing w:val="-15"/>
        </w:rPr>
        <w:t xml:space="preserve"> </w:t>
      </w:r>
      <w:r>
        <w:rPr/>
        <w:t>large</w:t>
      </w:r>
      <w:r>
        <w:rPr>
          <w:spacing w:val="-16"/>
        </w:rPr>
        <w:t xml:space="preserve"> </w:t>
      </w:r>
      <w:r>
        <w:rPr/>
        <w:t>value</w:t>
      </w:r>
      <w:r>
        <w:rPr>
          <w:spacing w:val="-16"/>
        </w:rPr>
        <w:t xml:space="preserve"> </w:t>
      </w:r>
      <w:r>
        <w:rPr/>
        <w:t>of</w:t>
      </w:r>
      <w:r>
        <w:rPr>
          <w:spacing w:val="-15"/>
        </w:rPr>
        <w:t xml:space="preserve"> </w:t>
      </w:r>
      <w:r>
        <w:rPr/>
        <w:t>service,</w:t>
      </w:r>
      <w:r>
        <w:rPr>
          <w:spacing w:val="-14"/>
        </w:rPr>
        <w:t xml:space="preserve"> </w:t>
      </w:r>
      <w:r>
        <w:rPr/>
        <w:t>the</w:t>
      </w:r>
      <w:r>
        <w:rPr>
          <w:spacing w:val="-16"/>
        </w:rPr>
        <w:t xml:space="preserve"> </w:t>
      </w:r>
      <w:r>
        <w:rPr/>
        <w:t>technologies</w:t>
      </w:r>
      <w:r>
        <w:rPr>
          <w:spacing w:val="-16"/>
        </w:rPr>
        <w:t xml:space="preserve"> </w:t>
      </w:r>
      <w:r>
        <w:rPr/>
        <w:t>will</w:t>
      </w:r>
      <w:r>
        <w:rPr>
          <w:spacing w:val="-15"/>
        </w:rPr>
        <w:t xml:space="preserve"> </w:t>
      </w:r>
      <w:r>
        <w:rPr/>
        <w:t>be</w:t>
      </w:r>
      <w:r>
        <w:rPr>
          <w:spacing w:val="-16"/>
        </w:rPr>
        <w:t xml:space="preserve"> </w:t>
      </w:r>
      <w:r>
        <w:rPr/>
        <w:t>used</w:t>
      </w:r>
      <w:r>
        <w:rPr>
          <w:spacing w:val="-16"/>
        </w:rPr>
        <w:t xml:space="preserve"> </w:t>
      </w:r>
      <w:r>
        <w:rPr/>
        <w:t>to</w:t>
      </w:r>
      <w:r>
        <w:rPr>
          <w:spacing w:val="-15"/>
        </w:rPr>
        <w:t xml:space="preserve"> </w:t>
      </w:r>
      <w:r>
        <w:rPr/>
        <w:t>make</w:t>
      </w:r>
      <w:r>
        <w:rPr>
          <w:spacing w:val="-16"/>
        </w:rPr>
        <w:t xml:space="preserve"> </w:t>
      </w:r>
      <w:r>
        <w:rPr/>
        <w:t>nutrient</w:t>
      </w:r>
      <w:r>
        <w:rPr>
          <w:spacing w:val="-16"/>
        </w:rPr>
        <w:t xml:space="preserve"> </w:t>
      </w:r>
      <w:r>
        <w:rPr/>
        <w:t>products</w:t>
      </w:r>
      <w:r>
        <w:rPr>
          <w:spacing w:val="-16"/>
        </w:rPr>
        <w:t xml:space="preserve"> </w:t>
      </w:r>
      <w:r>
        <w:rPr/>
        <w:t>from</w:t>
      </w:r>
      <w:r>
        <w:rPr>
          <w:spacing w:val="-15"/>
        </w:rPr>
        <w:t xml:space="preserve"> </w:t>
      </w:r>
      <w:r>
        <w:rPr/>
        <w:t>the</w:t>
      </w:r>
      <w:r>
        <w:rPr>
          <w:spacing w:val="-16"/>
        </w:rPr>
        <w:t xml:space="preserve"> </w:t>
      </w:r>
      <w:r>
        <w:rPr/>
        <w:t>system to avoid over</w:t>
      </w:r>
      <w:r>
        <w:rPr>
          <w:spacing w:val="-4"/>
        </w:rPr>
        <w:t xml:space="preserve"> </w:t>
      </w:r>
      <w:r>
        <w:rPr/>
        <w:t>application.</w:t>
      </w:r>
    </w:p>
    <w:p>
      <w:pPr>
        <w:pStyle w:val="TextBody"/>
        <w:spacing w:before="11" w:after="0"/>
        <w:rPr>
          <w:sz w:val="26"/>
        </w:rPr>
      </w:pPr>
      <w:r>
        <w:rPr>
          <w:sz w:val="26"/>
        </w:rPr>
      </w:r>
    </w:p>
    <w:p>
      <w:pPr>
        <w:pStyle w:val="Heading4"/>
        <w:rPr/>
      </w:pPr>
      <w:r>
        <w:rPr/>
        <w:t>Renewable Energy Credits (REC) Analysis in Upper Rock Watershed</w:t>
      </w:r>
    </w:p>
    <w:p>
      <w:pPr>
        <w:pStyle w:val="TextBody"/>
        <w:spacing w:lineRule="auto" w:line="280" w:before="209" w:after="0"/>
        <w:ind w:left="155" w:right="335" w:hanging="0"/>
        <w:jc w:val="both"/>
        <w:rPr/>
      </w:pPr>
      <w:r>
        <w:rPr/>
        <w:t xml:space="preserve">The third case study we provide is the REC analysis in Upper Rock </w:t>
      </w:r>
      <w:r>
        <w:rPr>
          <w:spacing w:val="-3"/>
        </w:rPr>
        <w:t xml:space="preserve">Watershed </w:t>
      </w:r>
      <w:r>
        <w:rPr/>
        <w:t xml:space="preserve">in WI. 24 farms </w:t>
      </w:r>
      <w:r>
        <w:rPr>
          <w:spacing w:val="-4"/>
        </w:rPr>
        <w:t xml:space="preserve">with </w:t>
      </w:r>
      <w:r>
        <w:rPr/>
        <w:t xml:space="preserve">more than 1000 animal units are considered in this case </w:t>
      </w:r>
      <w:r>
        <w:rPr>
          <w:spacing w:val="-5"/>
        </w:rPr>
        <w:t xml:space="preserve">study. </w:t>
      </w:r>
      <w:r>
        <w:rPr/>
        <w:t>Each farm is a technology candidate for</w:t>
      </w:r>
      <w:r>
        <w:rPr>
          <w:spacing w:val="-12"/>
        </w:rPr>
        <w:t xml:space="preserve"> </w:t>
      </w:r>
      <w:r>
        <w:rPr/>
        <w:t>the</w:t>
      </w:r>
      <w:r>
        <w:rPr>
          <w:spacing w:val="-12"/>
        </w:rPr>
        <w:t xml:space="preserve"> </w:t>
      </w:r>
      <w:r>
        <w:rPr/>
        <w:t>anaerobic</w:t>
      </w:r>
      <w:r>
        <w:rPr>
          <w:spacing w:val="-11"/>
        </w:rPr>
        <w:t xml:space="preserve"> </w:t>
      </w:r>
      <w:r>
        <w:rPr/>
        <w:t>digestion</w:t>
      </w:r>
      <w:r>
        <w:rPr>
          <w:spacing w:val="-12"/>
        </w:rPr>
        <w:t xml:space="preserve"> </w:t>
      </w:r>
      <w:r>
        <w:rPr/>
        <w:t>and</w:t>
      </w:r>
      <w:r>
        <w:rPr>
          <w:spacing w:val="-11"/>
        </w:rPr>
        <w:t xml:space="preserve"> </w:t>
      </w:r>
      <w:r>
        <w:rPr/>
        <w:t>electricity</w:t>
      </w:r>
      <w:r>
        <w:rPr>
          <w:spacing w:val="-12"/>
        </w:rPr>
        <w:t xml:space="preserve"> </w:t>
      </w:r>
      <w:r>
        <w:rPr/>
        <w:t>generation</w:t>
      </w:r>
      <w:r>
        <w:rPr>
          <w:spacing w:val="-11"/>
        </w:rPr>
        <w:t xml:space="preserve"> </w:t>
      </w:r>
      <w:r>
        <w:rPr>
          <w:spacing w:val="-3"/>
        </w:rPr>
        <w:t>technology.</w:t>
      </w:r>
      <w:r>
        <w:rPr>
          <w:spacing w:val="4"/>
        </w:rPr>
        <w:t xml:space="preserve"> </w:t>
      </w:r>
      <w:r>
        <w:rPr/>
        <w:t>Each</w:t>
      </w:r>
      <w:r>
        <w:rPr>
          <w:spacing w:val="-12"/>
        </w:rPr>
        <w:t xml:space="preserve"> </w:t>
      </w:r>
      <w:r>
        <w:rPr/>
        <w:t>farm</w:t>
      </w:r>
      <w:r>
        <w:rPr>
          <w:spacing w:val="-11"/>
        </w:rPr>
        <w:t xml:space="preserve"> </w:t>
      </w:r>
      <w:r>
        <w:rPr/>
        <w:t>is</w:t>
      </w:r>
      <w:r>
        <w:rPr>
          <w:spacing w:val="-12"/>
        </w:rPr>
        <w:t xml:space="preserve"> </w:t>
      </w:r>
      <w:r>
        <w:rPr/>
        <w:t>also</w:t>
      </w:r>
      <w:r>
        <w:rPr>
          <w:spacing w:val="-11"/>
        </w:rPr>
        <w:t xml:space="preserve"> </w:t>
      </w:r>
      <w:r>
        <w:rPr/>
        <w:t>a</w:t>
      </w:r>
      <w:r>
        <w:rPr>
          <w:spacing w:val="-12"/>
        </w:rPr>
        <w:t xml:space="preserve"> </w:t>
      </w:r>
      <w:r>
        <w:rPr/>
        <w:t>customer</w:t>
      </w:r>
      <w:r>
        <w:rPr>
          <w:spacing w:val="-11"/>
        </w:rPr>
        <w:t xml:space="preserve"> </w:t>
      </w:r>
      <w:r>
        <w:rPr/>
        <w:t>for</w:t>
      </w:r>
      <w:r>
        <w:rPr>
          <w:spacing w:val="-12"/>
        </w:rPr>
        <w:t xml:space="preserve"> </w:t>
      </w:r>
      <w:r>
        <w:rPr>
          <w:spacing w:val="-4"/>
        </w:rPr>
        <w:t xml:space="preserve">the </w:t>
      </w:r>
      <w:r>
        <w:rPr/>
        <w:t>electricity</w:t>
      </w:r>
      <w:r>
        <w:rPr>
          <w:spacing w:val="-7"/>
        </w:rPr>
        <w:t xml:space="preserve"> </w:t>
      </w:r>
      <w:r>
        <w:rPr/>
        <w:t>generated,</w:t>
      </w:r>
      <w:r>
        <w:rPr>
          <w:spacing w:val="-6"/>
        </w:rPr>
        <w:t xml:space="preserve"> </w:t>
      </w:r>
      <w:r>
        <w:rPr/>
        <w:t>for</w:t>
      </w:r>
      <w:r>
        <w:rPr>
          <w:spacing w:val="-7"/>
        </w:rPr>
        <w:t xml:space="preserve"> </w:t>
      </w:r>
      <w:r>
        <w:rPr/>
        <w:t>raw</w:t>
      </w:r>
      <w:r>
        <w:rPr>
          <w:spacing w:val="-7"/>
        </w:rPr>
        <w:t xml:space="preserve"> </w:t>
      </w:r>
      <w:r>
        <w:rPr/>
        <w:t>livestock</w:t>
      </w:r>
      <w:r>
        <w:rPr>
          <w:spacing w:val="-6"/>
        </w:rPr>
        <w:t xml:space="preserve"> </w:t>
      </w:r>
      <w:r>
        <w:rPr/>
        <w:t>waste</w:t>
      </w:r>
      <w:r>
        <w:rPr>
          <w:spacing w:val="-7"/>
        </w:rPr>
        <w:t xml:space="preserve"> </w:t>
      </w:r>
      <w:r>
        <w:rPr/>
        <w:t>and</w:t>
      </w:r>
      <w:r>
        <w:rPr>
          <w:spacing w:val="-6"/>
        </w:rPr>
        <w:t xml:space="preserve"> </w:t>
      </w:r>
      <w:r>
        <w:rPr/>
        <w:t>digestate</w:t>
      </w:r>
      <w:r>
        <w:rPr>
          <w:spacing w:val="-7"/>
        </w:rPr>
        <w:t xml:space="preserve"> </w:t>
      </w:r>
      <w:r>
        <w:rPr/>
        <w:t>by</w:t>
      </w:r>
      <w:r>
        <w:rPr>
          <w:spacing w:val="-6"/>
        </w:rPr>
        <w:t xml:space="preserve"> </w:t>
      </w:r>
      <w:r>
        <w:rPr/>
        <w:t>assuming</w:t>
      </w:r>
      <w:r>
        <w:rPr>
          <w:spacing w:val="-7"/>
        </w:rPr>
        <w:t xml:space="preserve"> </w:t>
      </w:r>
      <w:r>
        <w:rPr/>
        <w:t>they</w:t>
      </w:r>
      <w:r>
        <w:rPr>
          <w:spacing w:val="-7"/>
        </w:rPr>
        <w:t xml:space="preserve"> </w:t>
      </w:r>
      <w:r>
        <w:rPr/>
        <w:t>can</w:t>
      </w:r>
      <w:r>
        <w:rPr>
          <w:spacing w:val="-7"/>
        </w:rPr>
        <w:t xml:space="preserve"> </w:t>
      </w:r>
      <w:r>
        <w:rPr/>
        <w:t>be</w:t>
      </w:r>
      <w:r>
        <w:rPr>
          <w:spacing w:val="-6"/>
        </w:rPr>
        <w:t xml:space="preserve"> </w:t>
      </w:r>
      <w:r>
        <w:rPr/>
        <w:t>applied</w:t>
      </w:r>
      <w:r>
        <w:rPr>
          <w:spacing w:val="-6"/>
        </w:rPr>
        <w:t xml:space="preserve"> </w:t>
      </w:r>
      <w:r>
        <w:rPr/>
        <w:t>on</w:t>
      </w:r>
      <w:r>
        <w:rPr>
          <w:spacing w:val="-7"/>
        </w:rPr>
        <w:t xml:space="preserve"> </w:t>
      </w:r>
      <w:r>
        <w:rPr/>
        <w:t>land near those</w:t>
      </w:r>
      <w:r>
        <w:rPr>
          <w:spacing w:val="-3"/>
        </w:rPr>
        <w:t xml:space="preserve"> </w:t>
      </w:r>
      <w:r>
        <w:rPr/>
        <w:t>farms.</w:t>
      </w:r>
    </w:p>
    <w:p>
      <w:pPr>
        <w:pStyle w:val="TextBody"/>
        <w:spacing w:lineRule="auto" w:line="280"/>
        <w:ind w:left="155" w:right="333" w:firstLine="338"/>
        <w:jc w:val="both"/>
        <w:rPr/>
      </w:pPr>
      <w:r>
        <w:rPr/>
        <w:t xml:space="preserve">The role of REC comes into play as we generate electricity from biogas due to its sustainable attribute, and it can be implemented by adjusting the demand price of electricity in the system. </w:t>
      </w:r>
      <w:r>
        <w:rPr>
          <w:spacing w:val="-11"/>
        </w:rPr>
        <w:t xml:space="preserve">We </w:t>
      </w:r>
      <w:r>
        <w:rPr/>
        <w:t xml:space="preserve">tested three scenarios with different RECs: 0, 0.08, and 0.14 USD/kWh.  </w:t>
      </w:r>
      <w:r>
        <w:rPr>
          <w:spacing w:val="-11"/>
        </w:rPr>
        <w:t xml:space="preserve">We  </w:t>
      </w:r>
      <w:r>
        <w:rPr/>
        <w:t xml:space="preserve">found that without  any incentives, no technology will be used. </w:t>
      </w:r>
      <w:r>
        <w:rPr>
          <w:spacing w:val="-3"/>
        </w:rPr>
        <w:t xml:space="preserve">With </w:t>
      </w:r>
      <w:r>
        <w:rPr/>
        <w:t xml:space="preserve">0.08-0.14 USD/kWh of incentive, the biogas </w:t>
      </w:r>
      <w:r>
        <w:rPr>
          <w:spacing w:val="-5"/>
        </w:rPr>
        <w:t xml:space="preserve">and </w:t>
      </w:r>
      <w:r>
        <w:rPr/>
        <w:t>electricity generation technologies will be</w:t>
      </w:r>
      <w:r>
        <w:rPr>
          <w:spacing w:val="-8"/>
        </w:rPr>
        <w:t xml:space="preserve"> </w:t>
      </w:r>
      <w:r>
        <w:rPr/>
        <w:t>installed.</w:t>
      </w:r>
    </w:p>
    <w:p>
      <w:pPr>
        <w:sectPr>
          <w:headerReference w:type="default" r:id="rId69"/>
          <w:footerReference w:type="default" r:id="rId70"/>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ind w:left="155" w:right="333" w:firstLine="338"/>
        <w:jc w:val="both"/>
        <w:rPr/>
      </w:pPr>
      <w:r>
        <w:rPr/>
        <w:t>As we continue to improve ADAM and expand the database system, more case studies will be provided.</w:t>
      </w:r>
    </w:p>
    <w:p>
      <w:pPr>
        <w:pStyle w:val="TextBody"/>
        <w:rPr>
          <w:sz w:val="20"/>
        </w:rPr>
      </w:pPr>
      <w:r>
        <w:rPr>
          <w:sz w:val="20"/>
        </w:rPr>
      </w:r>
    </w:p>
    <w:p>
      <w:pPr>
        <w:pStyle w:val="Heading2"/>
        <w:numPr>
          <w:ilvl w:val="1"/>
          <w:numId w:val="3"/>
        </w:numPr>
        <w:tabs>
          <w:tab w:val="clear" w:pos="720"/>
          <w:tab w:val="left" w:pos="693" w:leader="none"/>
          <w:tab w:val="left" w:pos="694" w:leader="none"/>
        </w:tabs>
        <w:spacing w:before="235" w:after="0"/>
        <w:ind w:left="693" w:hanging="539"/>
        <w:rPr/>
      </w:pPr>
      <w:bookmarkStart w:id="43" w:name="Model_Management"/>
      <w:bookmarkStart w:id="44" w:name="_bookmark30"/>
      <w:bookmarkEnd w:id="43"/>
      <w:bookmarkEnd w:id="44"/>
      <w:r>
        <w:rPr/>
        <w:t>Model</w:t>
      </w:r>
      <w:r>
        <w:rPr>
          <w:spacing w:val="-2"/>
        </w:rPr>
        <w:t xml:space="preserve"> </w:t>
      </w:r>
      <w:r>
        <w:rPr/>
        <w:t>Management</w:t>
      </w:r>
    </w:p>
    <w:p>
      <w:pPr>
        <w:pStyle w:val="TextBody"/>
        <w:spacing w:lineRule="auto" w:line="278" w:before="204" w:after="0"/>
        <w:ind w:left="155" w:right="335" w:hanging="0"/>
        <w:jc w:val="both"/>
        <w:rPr/>
      </w:pPr>
      <w:r>
        <w:rPr/>
        <w:t xml:space="preserve">The model management can be accessed by the </w:t>
      </w:r>
      <w:r>
        <w:rPr>
          <w:rFonts w:ascii="Courier New" w:hAnsi="Courier New"/>
        </w:rPr>
        <w:t xml:space="preserve">Manage Models </w:t>
      </w:r>
      <w:r>
        <w:rPr/>
        <w:t xml:space="preserve">module on the user dashboard. A list of user-defined models will be shown here if the user has any. A sample format is shown in Figure </w:t>
      </w:r>
      <w:hyperlink w:anchor="_bookmark31">
        <w:r>
          <w:rPr>
            <w:color w:val="0000FF"/>
          </w:rPr>
          <w:t>15</w:t>
        </w:r>
      </w:hyperlink>
      <w:r>
        <w:rPr/>
        <w:t>. On this page, the user can conduct the following actions:</w:t>
      </w:r>
    </w:p>
    <w:p>
      <w:pPr>
        <w:pStyle w:val="TextBody"/>
        <w:spacing w:before="6" w:after="0"/>
        <w:rPr>
          <w:sz w:val="19"/>
        </w:rPr>
      </w:pPr>
      <w:r>
        <w:rPr>
          <w:sz w:val="19"/>
        </w:rPr>
      </w:r>
    </w:p>
    <w:p>
      <w:pPr>
        <w:pStyle w:val="ListParagraph"/>
        <w:numPr>
          <w:ilvl w:val="0"/>
          <w:numId w:val="2"/>
        </w:numPr>
        <w:tabs>
          <w:tab w:val="clear" w:pos="720"/>
          <w:tab w:val="left" w:pos="375" w:leader="none"/>
        </w:tabs>
        <w:spacing w:before="0" w:after="0"/>
        <w:ind w:left="374" w:hanging="220"/>
        <w:rPr/>
      </w:pPr>
      <w:r>
        <w:rPr>
          <w:spacing w:val="-3"/>
        </w:rPr>
        <w:t xml:space="preserve">View </w:t>
      </w:r>
      <w:r>
        <w:rPr/>
        <w:t>the</w:t>
      </w:r>
      <w:r>
        <w:rPr>
          <w:spacing w:val="-3"/>
        </w:rPr>
        <w:t xml:space="preserve"> </w:t>
      </w:r>
      <w:r>
        <w:rPr/>
        <w:t>name,</w:t>
      </w:r>
      <w:r>
        <w:rPr>
          <w:spacing w:val="-3"/>
        </w:rPr>
        <w:t xml:space="preserve"> </w:t>
      </w:r>
      <w:r>
        <w:rPr/>
        <w:t>creation</w:t>
      </w:r>
      <w:r>
        <w:rPr>
          <w:spacing w:val="-3"/>
        </w:rPr>
        <w:t xml:space="preserve"> </w:t>
      </w:r>
      <w:r>
        <w:rPr/>
        <w:t>date,</w:t>
      </w:r>
      <w:r>
        <w:rPr>
          <w:spacing w:val="-3"/>
        </w:rPr>
        <w:t xml:space="preserve"> </w:t>
      </w:r>
      <w:r>
        <w:rPr/>
        <w:t>model</w:t>
      </w:r>
      <w:r>
        <w:rPr>
          <w:spacing w:val="-3"/>
        </w:rPr>
        <w:t xml:space="preserve"> </w:t>
      </w:r>
      <w:r>
        <w:rPr/>
        <w:t>type,</w:t>
      </w:r>
      <w:r>
        <w:rPr>
          <w:spacing w:val="-3"/>
        </w:rPr>
        <w:t xml:space="preserve"> </w:t>
      </w:r>
      <w:r>
        <w:rPr/>
        <w:t>and</w:t>
      </w:r>
      <w:r>
        <w:rPr>
          <w:spacing w:val="-3"/>
        </w:rPr>
        <w:t xml:space="preserve"> </w:t>
      </w:r>
      <w:r>
        <w:rPr/>
        <w:t>status</w:t>
      </w:r>
      <w:r>
        <w:rPr>
          <w:spacing w:val="-3"/>
        </w:rPr>
        <w:t xml:space="preserve"> </w:t>
      </w:r>
      <w:r>
        <w:rPr/>
        <w:t>of</w:t>
      </w:r>
      <w:r>
        <w:rPr>
          <w:spacing w:val="-3"/>
        </w:rPr>
        <w:t xml:space="preserve"> </w:t>
      </w:r>
      <w:r>
        <w:rPr/>
        <w:t>a</w:t>
      </w:r>
      <w:r>
        <w:rPr>
          <w:spacing w:val="-3"/>
        </w:rPr>
        <w:t xml:space="preserve"> </w:t>
      </w:r>
      <w:r>
        <w:rPr/>
        <w:t>model</w:t>
      </w:r>
      <w:r>
        <w:rPr>
          <w:spacing w:val="-3"/>
        </w:rPr>
        <w:t xml:space="preserve"> </w:t>
      </w:r>
      <w:r>
        <w:rPr/>
        <w:t>directly</w:t>
      </w:r>
      <w:r>
        <w:rPr>
          <w:spacing w:val="-3"/>
        </w:rPr>
        <w:t xml:space="preserve"> </w:t>
      </w:r>
      <w:r>
        <w:rPr/>
        <w:t>in</w:t>
      </w:r>
      <w:r>
        <w:rPr>
          <w:spacing w:val="-3"/>
        </w:rPr>
        <w:t xml:space="preserve"> </w:t>
      </w:r>
      <w:r>
        <w:rPr/>
        <w:t>the</w:t>
      </w:r>
      <w:r>
        <w:rPr>
          <w:spacing w:val="-3"/>
        </w:rPr>
        <w:t xml:space="preserve"> </w:t>
      </w:r>
      <w:r>
        <w:rPr/>
        <w:t>model</w:t>
      </w:r>
      <w:r>
        <w:rPr>
          <w:spacing w:val="-3"/>
        </w:rPr>
        <w:t xml:space="preserve"> </w:t>
      </w:r>
      <w:r>
        <w:rPr/>
        <w:t>list;</w:t>
      </w:r>
    </w:p>
    <w:p>
      <w:pPr>
        <w:pStyle w:val="ListParagraph"/>
        <w:numPr>
          <w:ilvl w:val="0"/>
          <w:numId w:val="2"/>
        </w:numPr>
        <w:tabs>
          <w:tab w:val="clear" w:pos="720"/>
          <w:tab w:val="left" w:pos="375" w:leader="none"/>
        </w:tabs>
        <w:ind w:left="374" w:hanging="220"/>
        <w:rPr/>
      </w:pPr>
      <w:r>
        <w:rPr>
          <w:spacing w:val="-3"/>
        </w:rPr>
        <w:t xml:space="preserve">View </w:t>
      </w:r>
      <w:r>
        <w:rPr/>
        <w:t xml:space="preserve">the description of the model by hovering on the note icon in </w:t>
      </w:r>
      <w:r>
        <w:rPr>
          <w:rFonts w:ascii="Courier New" w:hAnsi="Courier New"/>
        </w:rPr>
        <w:t>Options</w:t>
      </w:r>
      <w:r>
        <w:rPr>
          <w:rFonts w:ascii="Courier New" w:hAnsi="Courier New"/>
          <w:spacing w:val="-108"/>
        </w:rPr>
        <w:t xml:space="preserve"> </w:t>
      </w:r>
      <w:r>
        <w:rPr/>
        <w:t>column;</w:t>
      </w:r>
    </w:p>
    <w:p>
      <w:pPr>
        <w:pStyle w:val="ListParagraph"/>
        <w:numPr>
          <w:ilvl w:val="0"/>
          <w:numId w:val="2"/>
        </w:numPr>
        <w:tabs>
          <w:tab w:val="clear" w:pos="720"/>
          <w:tab w:val="left" w:pos="375" w:leader="none"/>
        </w:tabs>
        <w:spacing w:before="228" w:after="0"/>
        <w:ind w:left="374" w:hanging="220"/>
        <w:rPr/>
      </w:pPr>
      <w:r>
        <w:rPr/>
        <w:t>Edit the model description by clicking that</w:t>
      </w:r>
      <w:r>
        <w:rPr>
          <w:spacing w:val="-10"/>
        </w:rPr>
        <w:t xml:space="preserve"> </w:t>
      </w:r>
      <w:r>
        <w:rPr/>
        <w:t>icon;</w:t>
      </w:r>
    </w:p>
    <w:p>
      <w:pPr>
        <w:pStyle w:val="ListParagraph"/>
        <w:numPr>
          <w:ilvl w:val="0"/>
          <w:numId w:val="2"/>
        </w:numPr>
        <w:tabs>
          <w:tab w:val="clear" w:pos="720"/>
          <w:tab w:val="left" w:pos="375" w:leader="none"/>
        </w:tabs>
        <w:ind w:left="374" w:hanging="220"/>
        <w:rPr/>
      </w:pPr>
      <w:r>
        <w:rPr/>
        <w:t xml:space="preserve">Delete a model by click the trash icon in </w:t>
      </w:r>
      <w:r>
        <w:rPr>
          <w:rFonts w:ascii="Courier New" w:hAnsi="Courier New"/>
        </w:rPr>
        <w:t>Options</w:t>
      </w:r>
      <w:r>
        <w:rPr>
          <w:rFonts w:ascii="Courier New" w:hAnsi="Courier New"/>
          <w:spacing w:val="-92"/>
        </w:rPr>
        <w:t xml:space="preserve"> </w:t>
      </w:r>
      <w:r>
        <w:rPr/>
        <w:t>column;</w:t>
      </w:r>
    </w:p>
    <w:p>
      <w:pPr>
        <w:pStyle w:val="ListParagraph"/>
        <w:numPr>
          <w:ilvl w:val="0"/>
          <w:numId w:val="2"/>
        </w:numPr>
        <w:tabs>
          <w:tab w:val="clear" w:pos="720"/>
          <w:tab w:val="left" w:pos="375" w:leader="none"/>
        </w:tabs>
        <w:spacing w:before="227" w:after="0"/>
        <w:ind w:left="374" w:hanging="220"/>
        <w:rPr/>
      </w:pPr>
      <w:r>
        <w:rPr/>
        <w:t>Create new models, either blank model or a copied one, by the button on the</w:t>
      </w:r>
      <w:r>
        <w:rPr>
          <w:spacing w:val="-34"/>
        </w:rPr>
        <w:t xml:space="preserve"> </w:t>
      </w:r>
      <w:r>
        <w:rPr/>
        <w:t>top;</w:t>
      </w:r>
    </w:p>
    <w:p>
      <w:pPr>
        <w:pStyle w:val="ListParagraph"/>
        <w:numPr>
          <w:ilvl w:val="0"/>
          <w:numId w:val="2"/>
        </w:numPr>
        <w:tabs>
          <w:tab w:val="clear" w:pos="720"/>
          <w:tab w:val="left" w:pos="375" w:leader="none"/>
        </w:tabs>
        <w:ind w:left="374" w:hanging="220"/>
        <w:rPr/>
      </w:pPr>
      <w:r>
        <w:rPr/>
        <w:t>Enter the model home page by clicking the model</w:t>
      </w:r>
      <w:r>
        <w:rPr>
          <w:spacing w:val="-14"/>
        </w:rPr>
        <w:t xml:space="preserve"> </w:t>
      </w:r>
      <w:r>
        <w:rPr/>
        <w:t>name.</w:t>
      </w:r>
    </w:p>
    <w:p>
      <w:pPr>
        <w:pStyle w:val="TextBody"/>
        <w:spacing w:lineRule="auto" w:line="280" w:before="291" w:after="0"/>
        <w:ind w:left="155" w:right="333" w:firstLine="338"/>
        <w:jc w:val="both"/>
        <w:rPr/>
      </w:pPr>
      <w:r>
        <w:rPr/>
        <w:t>The</w:t>
      </w:r>
      <w:r>
        <w:rPr>
          <w:spacing w:val="-8"/>
        </w:rPr>
        <w:t xml:space="preserve"> </w:t>
      </w:r>
      <w:r>
        <w:rPr/>
        <w:t>model</w:t>
      </w:r>
      <w:r>
        <w:rPr>
          <w:spacing w:val="-7"/>
        </w:rPr>
        <w:t xml:space="preserve"> </w:t>
      </w:r>
      <w:r>
        <w:rPr/>
        <w:t>name</w:t>
      </w:r>
      <w:r>
        <w:rPr>
          <w:spacing w:val="-7"/>
        </w:rPr>
        <w:t xml:space="preserve"> </w:t>
      </w:r>
      <w:r>
        <w:rPr/>
        <w:t>and</w:t>
      </w:r>
      <w:r>
        <w:rPr>
          <w:spacing w:val="-7"/>
        </w:rPr>
        <w:t xml:space="preserve"> </w:t>
      </w:r>
      <w:r>
        <w:rPr/>
        <w:t>description</w:t>
      </w:r>
      <w:r>
        <w:rPr>
          <w:spacing w:val="-7"/>
        </w:rPr>
        <w:t xml:space="preserve"> </w:t>
      </w:r>
      <w:r>
        <w:rPr/>
        <w:t>will</w:t>
      </w:r>
      <w:r>
        <w:rPr>
          <w:spacing w:val="-8"/>
        </w:rPr>
        <w:t xml:space="preserve"> </w:t>
      </w:r>
      <w:r>
        <w:rPr/>
        <w:t>be</w:t>
      </w:r>
      <w:r>
        <w:rPr>
          <w:spacing w:val="-7"/>
        </w:rPr>
        <w:t xml:space="preserve"> </w:t>
      </w:r>
      <w:r>
        <w:rPr/>
        <w:t>entered</w:t>
      </w:r>
      <w:r>
        <w:rPr>
          <w:spacing w:val="-7"/>
        </w:rPr>
        <w:t xml:space="preserve"> </w:t>
      </w:r>
      <w:r>
        <w:rPr/>
        <w:t>by</w:t>
      </w:r>
      <w:r>
        <w:rPr>
          <w:spacing w:val="-7"/>
        </w:rPr>
        <w:t xml:space="preserve"> </w:t>
      </w:r>
      <w:r>
        <w:rPr/>
        <w:t>the</w:t>
      </w:r>
      <w:r>
        <w:rPr>
          <w:spacing w:val="-7"/>
        </w:rPr>
        <w:t xml:space="preserve"> </w:t>
      </w:r>
      <w:r>
        <w:rPr/>
        <w:t>user</w:t>
      </w:r>
      <w:r>
        <w:rPr>
          <w:spacing w:val="-7"/>
        </w:rPr>
        <w:t xml:space="preserve"> </w:t>
      </w:r>
      <w:r>
        <w:rPr/>
        <w:t>when</w:t>
      </w:r>
      <w:r>
        <w:rPr>
          <w:spacing w:val="-8"/>
        </w:rPr>
        <w:t xml:space="preserve"> </w:t>
      </w:r>
      <w:r>
        <w:rPr/>
        <w:t>a</w:t>
      </w:r>
      <w:r>
        <w:rPr>
          <w:spacing w:val="-7"/>
        </w:rPr>
        <w:t xml:space="preserve"> </w:t>
      </w:r>
      <w:r>
        <w:rPr/>
        <w:t>model</w:t>
      </w:r>
      <w:r>
        <w:rPr>
          <w:spacing w:val="-7"/>
        </w:rPr>
        <w:t xml:space="preserve"> </w:t>
      </w:r>
      <w:r>
        <w:rPr/>
        <w:t>is</w:t>
      </w:r>
      <w:r>
        <w:rPr>
          <w:spacing w:val="-7"/>
        </w:rPr>
        <w:t xml:space="preserve"> </w:t>
      </w:r>
      <w:r>
        <w:rPr/>
        <w:t>created.</w:t>
      </w:r>
      <w:r>
        <w:rPr>
          <w:spacing w:val="6"/>
        </w:rPr>
        <w:t xml:space="preserve"> </w:t>
      </w:r>
      <w:r>
        <w:rPr/>
        <w:t>The</w:t>
      </w:r>
      <w:r>
        <w:rPr>
          <w:spacing w:val="-8"/>
        </w:rPr>
        <w:t xml:space="preserve"> </w:t>
      </w:r>
      <w:r>
        <w:rPr>
          <w:spacing w:val="-3"/>
        </w:rPr>
        <w:t xml:space="preserve">model </w:t>
      </w:r>
      <w:r>
        <w:rPr/>
        <w:t>type</w:t>
      </w:r>
      <w:r>
        <w:rPr>
          <w:spacing w:val="-11"/>
        </w:rPr>
        <w:t xml:space="preserve"> </w:t>
      </w:r>
      <w:r>
        <w:rPr/>
        <w:t>will</w:t>
      </w:r>
      <w:r>
        <w:rPr>
          <w:spacing w:val="-11"/>
        </w:rPr>
        <w:t xml:space="preserve"> </w:t>
      </w:r>
      <w:r>
        <w:rPr/>
        <w:t>be</w:t>
      </w:r>
      <w:r>
        <w:rPr>
          <w:spacing w:val="-11"/>
        </w:rPr>
        <w:t xml:space="preserve"> </w:t>
      </w:r>
      <w:r>
        <w:rPr/>
        <w:t>defined</w:t>
      </w:r>
      <w:r>
        <w:rPr>
          <w:spacing w:val="-11"/>
        </w:rPr>
        <w:t xml:space="preserve"> </w:t>
      </w:r>
      <w:r>
        <w:rPr/>
        <w:t>when</w:t>
      </w:r>
      <w:r>
        <w:rPr>
          <w:spacing w:val="-11"/>
        </w:rPr>
        <w:t xml:space="preserve"> </w:t>
      </w:r>
      <w:r>
        <w:rPr/>
        <w:t>editing</w:t>
      </w:r>
      <w:r>
        <w:rPr>
          <w:spacing w:val="-11"/>
        </w:rPr>
        <w:t xml:space="preserve"> </w:t>
      </w:r>
      <w:r>
        <w:rPr/>
        <w:t>a</w:t>
      </w:r>
      <w:r>
        <w:rPr>
          <w:spacing w:val="-10"/>
        </w:rPr>
        <w:t xml:space="preserve"> </w:t>
      </w:r>
      <w:r>
        <w:rPr/>
        <w:t>model,</w:t>
      </w:r>
      <w:r>
        <w:rPr>
          <w:spacing w:val="-10"/>
        </w:rPr>
        <w:t xml:space="preserve"> </w:t>
      </w:r>
      <w:r>
        <w:rPr/>
        <w:t>in</w:t>
      </w:r>
      <w:r>
        <w:rPr>
          <w:spacing w:val="-11"/>
        </w:rPr>
        <w:t xml:space="preserve"> </w:t>
      </w:r>
      <w:r>
        <w:rPr/>
        <w:t>step</w:t>
      </w:r>
      <w:r>
        <w:rPr>
          <w:spacing w:val="-11"/>
        </w:rPr>
        <w:t xml:space="preserve"> </w:t>
      </w:r>
      <w:r>
        <w:rPr/>
        <w:t>1</w:t>
      </w:r>
      <w:r>
        <w:rPr>
          <w:spacing w:val="-11"/>
        </w:rPr>
        <w:t xml:space="preserve"> </w:t>
      </w:r>
      <w:r>
        <w:rPr/>
        <w:t>specifically,</w:t>
      </w:r>
      <w:r>
        <w:rPr>
          <w:spacing w:val="-10"/>
        </w:rPr>
        <w:t xml:space="preserve"> </w:t>
      </w:r>
      <w:r>
        <w:rPr/>
        <w:t>and</w:t>
      </w:r>
      <w:r>
        <w:rPr>
          <w:spacing w:val="-11"/>
        </w:rPr>
        <w:t xml:space="preserve"> </w:t>
      </w:r>
      <w:r>
        <w:rPr/>
        <w:t>will</w:t>
      </w:r>
      <w:r>
        <w:rPr>
          <w:spacing w:val="-10"/>
        </w:rPr>
        <w:t xml:space="preserve"> </w:t>
      </w:r>
      <w:r>
        <w:rPr/>
        <w:t>be</w:t>
      </w:r>
      <w:r>
        <w:rPr>
          <w:spacing w:val="-11"/>
        </w:rPr>
        <w:t xml:space="preserve"> </w:t>
      </w:r>
      <w:r>
        <w:rPr/>
        <w:t>illustrated</w:t>
      </w:r>
      <w:r>
        <w:rPr>
          <w:spacing w:val="-11"/>
        </w:rPr>
        <w:t xml:space="preserve"> </w:t>
      </w:r>
      <w:r>
        <w:rPr>
          <w:spacing w:val="-3"/>
        </w:rPr>
        <w:t>later.</w:t>
      </w:r>
      <w:r>
        <w:rPr>
          <w:spacing w:val="3"/>
        </w:rPr>
        <w:t xml:space="preserve"> </w:t>
      </w:r>
      <w:r>
        <w:rPr/>
        <w:t>The</w:t>
      </w:r>
      <w:r>
        <w:rPr>
          <w:spacing w:val="-11"/>
        </w:rPr>
        <w:t xml:space="preserve"> </w:t>
      </w:r>
      <w:r>
        <w:rPr/>
        <w:t>cre- ation</w:t>
      </w:r>
      <w:r>
        <w:rPr>
          <w:spacing w:val="-5"/>
        </w:rPr>
        <w:t xml:space="preserve"> </w:t>
      </w:r>
      <w:r>
        <w:rPr/>
        <w:t>date</w:t>
      </w:r>
      <w:r>
        <w:rPr>
          <w:spacing w:val="-4"/>
        </w:rPr>
        <w:t xml:space="preserve"> </w:t>
      </w:r>
      <w:r>
        <w:rPr/>
        <w:t>of</w:t>
      </w:r>
      <w:r>
        <w:rPr>
          <w:spacing w:val="-5"/>
        </w:rPr>
        <w:t xml:space="preserve"> </w:t>
      </w:r>
      <w:r>
        <w:rPr/>
        <w:t>a</w:t>
      </w:r>
      <w:r>
        <w:rPr>
          <w:spacing w:val="-4"/>
        </w:rPr>
        <w:t xml:space="preserve"> </w:t>
      </w:r>
      <w:r>
        <w:rPr/>
        <w:t>model</w:t>
      </w:r>
      <w:r>
        <w:rPr>
          <w:spacing w:val="-5"/>
        </w:rPr>
        <w:t xml:space="preserve"> </w:t>
      </w:r>
      <w:r>
        <w:rPr/>
        <w:t>is</w:t>
      </w:r>
      <w:r>
        <w:rPr>
          <w:spacing w:val="-4"/>
        </w:rPr>
        <w:t xml:space="preserve"> </w:t>
      </w:r>
      <w:r>
        <w:rPr/>
        <w:t>generated</w:t>
      </w:r>
      <w:r>
        <w:rPr>
          <w:spacing w:val="-4"/>
        </w:rPr>
        <w:t xml:space="preserve"> </w:t>
      </w:r>
      <w:r>
        <w:rPr/>
        <w:t>automatically</w:t>
      </w:r>
      <w:r>
        <w:rPr>
          <w:spacing w:val="-5"/>
        </w:rPr>
        <w:t xml:space="preserve"> </w:t>
      </w:r>
      <w:r>
        <w:rPr/>
        <w:t>when</w:t>
      </w:r>
      <w:r>
        <w:rPr>
          <w:spacing w:val="-4"/>
        </w:rPr>
        <w:t xml:space="preserve"> </w:t>
      </w:r>
      <w:r>
        <w:rPr/>
        <w:t>a</w:t>
      </w:r>
      <w:r>
        <w:rPr>
          <w:spacing w:val="-5"/>
        </w:rPr>
        <w:t xml:space="preserve"> </w:t>
      </w:r>
      <w:r>
        <w:rPr/>
        <w:t>new</w:t>
      </w:r>
      <w:r>
        <w:rPr>
          <w:spacing w:val="-4"/>
        </w:rPr>
        <w:t xml:space="preserve"> </w:t>
      </w:r>
      <w:r>
        <w:rPr/>
        <w:t>model</w:t>
      </w:r>
      <w:r>
        <w:rPr>
          <w:spacing w:val="-5"/>
        </w:rPr>
        <w:t xml:space="preserve"> </w:t>
      </w:r>
      <w:r>
        <w:rPr/>
        <w:t>is</w:t>
      </w:r>
      <w:r>
        <w:rPr>
          <w:spacing w:val="-4"/>
        </w:rPr>
        <w:t xml:space="preserve"> </w:t>
      </w:r>
      <w:r>
        <w:rPr/>
        <w:t>created,</w:t>
      </w:r>
      <w:r>
        <w:rPr>
          <w:spacing w:val="-4"/>
        </w:rPr>
        <w:t xml:space="preserve"> </w:t>
      </w:r>
      <w:r>
        <w:rPr/>
        <w:t>and</w:t>
      </w:r>
      <w:r>
        <w:rPr>
          <w:spacing w:val="-5"/>
        </w:rPr>
        <w:t xml:space="preserve"> </w:t>
      </w:r>
      <w:r>
        <w:rPr/>
        <w:t>it</w:t>
      </w:r>
      <w:r>
        <w:rPr>
          <w:spacing w:val="-4"/>
        </w:rPr>
        <w:t xml:space="preserve"> </w:t>
      </w:r>
      <w:r>
        <w:rPr/>
        <w:t>is</w:t>
      </w:r>
      <w:r>
        <w:rPr>
          <w:spacing w:val="-5"/>
        </w:rPr>
        <w:t xml:space="preserve"> </w:t>
      </w:r>
      <w:r>
        <w:rPr>
          <w:spacing w:val="-3"/>
        </w:rPr>
        <w:t xml:space="preserve">Coordinated </w:t>
      </w:r>
      <w:r>
        <w:rPr/>
        <w:t xml:space="preserve">Universal </w:t>
      </w:r>
      <w:r>
        <w:rPr>
          <w:spacing w:val="-3"/>
        </w:rPr>
        <w:t xml:space="preserve">Time </w:t>
      </w:r>
      <w:r>
        <w:rPr/>
        <w:t>by</w:t>
      </w:r>
      <w:r>
        <w:rPr>
          <w:spacing w:val="-1"/>
        </w:rPr>
        <w:t xml:space="preserve"> </w:t>
      </w:r>
      <w:r>
        <w:rPr/>
        <w:t>default.</w:t>
      </w:r>
    </w:p>
    <w:p>
      <w:pPr>
        <w:pStyle w:val="TextBody"/>
        <w:spacing w:lineRule="exact" w:line="277"/>
        <w:ind w:left="494" w:hanging="0"/>
        <w:jc w:val="both"/>
        <w:rPr/>
      </w:pPr>
      <w:r>
        <w:rPr/>
        <w:t xml:space="preserve">The </w:t>
      </w:r>
      <w:r>
        <w:rPr>
          <w:rFonts w:ascii="Courier New" w:hAnsi="Courier New"/>
        </w:rPr>
        <w:t>Status</w:t>
      </w:r>
      <w:r>
        <w:rPr>
          <w:rFonts w:ascii="Courier New" w:hAnsi="Courier New"/>
          <w:spacing w:val="-101"/>
        </w:rPr>
        <w:t xml:space="preserve"> </w:t>
      </w:r>
      <w:r>
        <w:rPr/>
        <w:t>column shows the status of models. There can be four types of status :</w:t>
      </w:r>
    </w:p>
    <w:p>
      <w:pPr>
        <w:pStyle w:val="TextBody"/>
        <w:spacing w:before="1" w:after="0"/>
        <w:rPr>
          <w:sz w:val="23"/>
        </w:rPr>
      </w:pPr>
      <w:r>
        <w:rPr>
          <w:sz w:val="23"/>
        </w:rPr>
      </w:r>
    </w:p>
    <w:p>
      <w:pPr>
        <w:pStyle w:val="ListParagraph"/>
        <w:numPr>
          <w:ilvl w:val="0"/>
          <w:numId w:val="2"/>
        </w:numPr>
        <w:tabs>
          <w:tab w:val="clear" w:pos="720"/>
          <w:tab w:val="left" w:pos="375" w:leader="none"/>
        </w:tabs>
        <w:spacing w:lineRule="auto" w:line="280" w:before="0" w:after="0"/>
        <w:ind w:left="701" w:right="335" w:hanging="546"/>
        <w:rPr/>
      </w:pPr>
      <w:r>
        <w:rPr/>
        <w:t>Data Required: once a model is created, this is the default status, meaning the model still needs data input before it can</w:t>
      </w:r>
      <w:r>
        <w:rPr>
          <w:spacing w:val="-7"/>
        </w:rPr>
        <w:t xml:space="preserve"> </w:t>
      </w:r>
      <w:r>
        <w:rPr/>
        <w:t>run;</w:t>
      </w:r>
    </w:p>
    <w:p>
      <w:pPr>
        <w:pStyle w:val="ListParagraph"/>
        <w:numPr>
          <w:ilvl w:val="0"/>
          <w:numId w:val="2"/>
        </w:numPr>
        <w:tabs>
          <w:tab w:val="clear" w:pos="720"/>
          <w:tab w:val="left" w:pos="375" w:leader="none"/>
        </w:tabs>
        <w:spacing w:before="179" w:after="0"/>
        <w:ind w:left="374" w:hanging="220"/>
        <w:rPr/>
      </w:pPr>
      <w:r>
        <w:rPr/>
        <w:t>Data Complete: the model has all required input data and is ready for</w:t>
      </w:r>
      <w:r>
        <w:rPr>
          <w:spacing w:val="-18"/>
        </w:rPr>
        <w:t xml:space="preserve"> </w:t>
      </w:r>
      <w:r>
        <w:rPr/>
        <w:t>running;</w:t>
      </w:r>
    </w:p>
    <w:p>
      <w:pPr>
        <w:pStyle w:val="ListParagraph"/>
        <w:numPr>
          <w:ilvl w:val="0"/>
          <w:numId w:val="2"/>
        </w:numPr>
        <w:tabs>
          <w:tab w:val="clear" w:pos="720"/>
          <w:tab w:val="left" w:pos="375" w:leader="none"/>
        </w:tabs>
        <w:ind w:left="374" w:hanging="220"/>
        <w:rPr/>
      </w:pPr>
      <w:r>
        <w:rPr/>
        <w:t>Complete: the model has finished running and results are</w:t>
      </w:r>
      <w:r>
        <w:rPr>
          <w:spacing w:val="-5"/>
        </w:rPr>
        <w:t xml:space="preserve"> </w:t>
      </w:r>
      <w:r>
        <w:rPr/>
        <w:t>ready;</w:t>
      </w:r>
    </w:p>
    <w:p>
      <w:pPr>
        <w:pStyle w:val="ListParagraph"/>
        <w:numPr>
          <w:ilvl w:val="0"/>
          <w:numId w:val="2"/>
        </w:numPr>
        <w:tabs>
          <w:tab w:val="clear" w:pos="720"/>
          <w:tab w:val="left" w:pos="375" w:leader="none"/>
        </w:tabs>
        <w:spacing w:lineRule="auto" w:line="280"/>
        <w:ind w:left="701" w:right="335" w:hanging="546"/>
        <w:rPr/>
      </w:pPr>
      <w:r>
        <w:rPr/>
        <w:t>Error: the model encounters an error during running and is interrupted; this is usually caused by ill input</w:t>
      </w:r>
      <w:r>
        <w:rPr>
          <w:spacing w:val="-3"/>
        </w:rPr>
        <w:t xml:space="preserve"> </w:t>
      </w:r>
      <w:r>
        <w:rPr/>
        <w:t>data.</w:t>
      </w:r>
    </w:p>
    <w:p>
      <w:pPr>
        <w:pStyle w:val="TextBody"/>
        <w:rPr>
          <w:sz w:val="20"/>
        </w:rPr>
      </w:pPr>
      <w:r>
        <w:rPr>
          <w:sz w:val="20"/>
        </w:rPr>
      </w:r>
    </w:p>
    <w:p>
      <w:pPr>
        <w:pStyle w:val="TextBody"/>
        <w:spacing w:before="9" w:after="0"/>
        <w:rPr>
          <w:sz w:val="15"/>
        </w:rPr>
      </w:pPr>
      <w:r>
        <w:rPr>
          <w:sz w:val="15"/>
        </w:rPr>
        <w:drawing>
          <wp:anchor behindDoc="0" distT="0" distB="0" distL="0" distR="0" simplePos="0" locked="0" layoutInCell="0" allowOverlap="1" relativeHeight="33">
            <wp:simplePos x="0" y="0"/>
            <wp:positionH relativeFrom="page">
              <wp:posOffset>854710</wp:posOffset>
            </wp:positionH>
            <wp:positionV relativeFrom="paragraph">
              <wp:posOffset>149225</wp:posOffset>
            </wp:positionV>
            <wp:extent cx="6122035" cy="1220470"/>
            <wp:effectExtent l="0" t="0" r="0" b="0"/>
            <wp:wrapTopAndBottom/>
            <wp:docPr id="64" name="image4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40.png" descr=""/>
                    <pic:cNvPicPr>
                      <a:picLocks noChangeAspect="1" noChangeArrowheads="1"/>
                    </pic:cNvPicPr>
                  </pic:nvPicPr>
                  <pic:blipFill>
                    <a:blip r:embed="rId71"/>
                    <a:stretch>
                      <a:fillRect/>
                    </a:stretch>
                  </pic:blipFill>
                  <pic:spPr bwMode="auto">
                    <a:xfrm>
                      <a:off x="0" y="0"/>
                      <a:ext cx="6122035" cy="1220470"/>
                    </a:xfrm>
                    <a:prstGeom prst="rect">
                      <a:avLst/>
                    </a:prstGeom>
                  </pic:spPr>
                </pic:pic>
              </a:graphicData>
            </a:graphic>
          </wp:anchor>
        </w:drawing>
      </w:r>
      <w:bookmarkStart w:id="45" w:name="_bookmark31"/>
      <w:bookmarkStart w:id="46" w:name="_bookmark31"/>
      <w:bookmarkEnd w:id="46"/>
    </w:p>
    <w:p>
      <w:pPr>
        <w:sectPr>
          <w:headerReference w:type="default" r:id="rId72"/>
          <w:footerReference w:type="default" r:id="rId73"/>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164" w:after="0"/>
        <w:ind w:left="373" w:right="550" w:hanging="0"/>
        <w:jc w:val="center"/>
        <w:rPr/>
      </w:pPr>
      <w:r>
        <w:rPr>
          <w:b/>
        </w:rPr>
        <w:t xml:space="preserve">Figure 15: </w:t>
      </w:r>
      <w:r>
        <w:rPr/>
        <w:t>Model management</w:t>
      </w:r>
    </w:p>
    <w:p>
      <w:pPr>
        <w:pStyle w:val="TextBody"/>
        <w:rPr>
          <w:sz w:val="20"/>
        </w:rPr>
      </w:pPr>
      <w:r>
        <w:rPr>
          <w:sz w:val="20"/>
        </w:rPr>
      </w:r>
    </w:p>
    <w:p>
      <w:pPr>
        <w:pStyle w:val="TextBody"/>
        <w:rPr>
          <w:sz w:val="24"/>
        </w:rPr>
      </w:pPr>
      <w:r>
        <w:rPr>
          <w:sz w:val="24"/>
        </w:rPr>
      </w:r>
    </w:p>
    <w:p>
      <w:pPr>
        <w:pStyle w:val="TextBody"/>
        <w:ind w:left="205" w:hanging="0"/>
        <w:rPr>
          <w:sz w:val="20"/>
        </w:rPr>
      </w:pPr>
      <w:r>
        <w:rPr/>
        <mc:AlternateContent>
          <mc:Choice Requires="wpg">
            <w:drawing>
              <wp:inline distT="0" distB="0" distL="0" distR="0">
                <wp:extent cx="6051550" cy="1203325"/>
                <wp:effectExtent l="0" t="0" r="0" b="0"/>
                <wp:docPr id="68" name="Shape4"/>
                <a:graphic xmlns:a="http://schemas.openxmlformats.org/drawingml/2006/main">
                  <a:graphicData uri="http://schemas.microsoft.com/office/word/2010/wordprocessingGroup">
                    <wpg:wgp>
                      <wpg:cNvGrpSpPr/>
                      <wpg:grpSpPr>
                        <a:xfrm>
                          <a:off x="0" y="0"/>
                          <a:ext cx="6050880" cy="1202760"/>
                        </a:xfrm>
                      </wpg:grpSpPr>
                      <pic:pic xmlns:pic="http://schemas.openxmlformats.org/drawingml/2006/picture">
                        <pic:nvPicPr>
                          <pic:cNvPr id="43" name="" descr=""/>
                          <pic:cNvPicPr/>
                        </pic:nvPicPr>
                        <pic:blipFill>
                          <a:blip r:embed="rId74"/>
                          <a:stretch/>
                        </pic:blipFill>
                        <pic:spPr>
                          <a:xfrm>
                            <a:off x="0" y="0"/>
                            <a:ext cx="6050880" cy="6840"/>
                          </a:xfrm>
                          <a:prstGeom prst="rect">
                            <a:avLst/>
                          </a:prstGeom>
                          <a:ln w="0">
                            <a:noFill/>
                          </a:ln>
                        </pic:spPr>
                      </pic:pic>
                      <wps:wsp>
                        <wps:cNvSpPr/>
                        <wps:spPr>
                          <a:xfrm>
                            <a:off x="3003480" y="1201320"/>
                            <a:ext cx="2336040" cy="1440"/>
                          </a:xfrm>
                          <a:custGeom>
                            <a:avLst/>
                            <a:gdLst/>
                            <a:ahLst/>
                            <a:rect l="l" t="t" r="r" b="b"/>
                            <a:pathLst>
                              <a:path w="6490" h="747">
                                <a:moveTo>
                                  <a:pt x="6366" y="0"/>
                                </a:moveTo>
                                <a:lnTo>
                                  <a:pt x="123" y="0"/>
                                </a:lnTo>
                                <a:lnTo>
                                  <a:pt x="76" y="11"/>
                                </a:lnTo>
                                <a:lnTo>
                                  <a:pt x="37" y="37"/>
                                </a:lnTo>
                                <a:lnTo>
                                  <a:pt x="9" y="76"/>
                                </a:lnTo>
                                <a:lnTo>
                                  <a:pt x="0" y="125"/>
                                </a:lnTo>
                                <a:lnTo>
                                  <a:pt x="0" y="621"/>
                                </a:lnTo>
                                <a:lnTo>
                                  <a:pt x="9" y="670"/>
                                </a:lnTo>
                                <a:lnTo>
                                  <a:pt x="37" y="709"/>
                                </a:lnTo>
                                <a:lnTo>
                                  <a:pt x="76" y="735"/>
                                </a:lnTo>
                                <a:lnTo>
                                  <a:pt x="123" y="746"/>
                                </a:lnTo>
                                <a:lnTo>
                                  <a:pt x="6366" y="746"/>
                                </a:lnTo>
                                <a:lnTo>
                                  <a:pt x="6413" y="735"/>
                                </a:lnTo>
                                <a:lnTo>
                                  <a:pt x="6454" y="709"/>
                                </a:lnTo>
                                <a:lnTo>
                                  <a:pt x="6480" y="670"/>
                                </a:lnTo>
                                <a:lnTo>
                                  <a:pt x="6489" y="621"/>
                                </a:lnTo>
                                <a:lnTo>
                                  <a:pt x="6489" y="125"/>
                                </a:lnTo>
                                <a:lnTo>
                                  <a:pt x="6480" y="76"/>
                                </a:lnTo>
                                <a:lnTo>
                                  <a:pt x="6454" y="37"/>
                                </a:lnTo>
                                <a:lnTo>
                                  <a:pt x="6413" y="11"/>
                                </a:lnTo>
                                <a:lnTo>
                                  <a:pt x="6366" y="0"/>
                                </a:lnTo>
                                <a:close/>
                              </a:path>
                            </a:pathLst>
                          </a:custGeom>
                          <a:solidFill>
                            <a:srgbClr val="4472c4">
                              <a:alpha val="20000"/>
                            </a:srgbClr>
                          </a:solidFill>
                          <a:ln w="0">
                            <a:noFill/>
                          </a:ln>
                        </wps:spPr>
                        <wps:style>
                          <a:lnRef idx="0"/>
                          <a:fillRef idx="0"/>
                          <a:effectRef idx="0"/>
                          <a:fontRef idx="minor"/>
                        </wps:style>
                        <wps:bodyPr/>
                      </wps:wsp>
                      <wps:wsp>
                        <wps:cNvSpPr/>
                        <wps:spPr>
                          <a:xfrm>
                            <a:off x="3003480" y="1201320"/>
                            <a:ext cx="2336040" cy="1440"/>
                          </a:xfrm>
                          <a:custGeom>
                            <a:avLst/>
                            <a:gdLst/>
                            <a:ahLst/>
                            <a:rect l="l" t="t" r="r" b="b"/>
                            <a:pathLst>
                              <a:path w="6490" h="747">
                                <a:moveTo>
                                  <a:pt x="0" y="125"/>
                                </a:moveTo>
                                <a:lnTo>
                                  <a:pt x="9" y="76"/>
                                </a:lnTo>
                                <a:lnTo>
                                  <a:pt x="37" y="37"/>
                                </a:lnTo>
                                <a:lnTo>
                                  <a:pt x="76" y="11"/>
                                </a:lnTo>
                                <a:lnTo>
                                  <a:pt x="123" y="0"/>
                                </a:lnTo>
                                <a:lnTo>
                                  <a:pt x="6366" y="0"/>
                                </a:lnTo>
                                <a:lnTo>
                                  <a:pt x="6413" y="11"/>
                                </a:lnTo>
                                <a:lnTo>
                                  <a:pt x="6454" y="37"/>
                                </a:lnTo>
                                <a:lnTo>
                                  <a:pt x="6480" y="76"/>
                                </a:lnTo>
                                <a:lnTo>
                                  <a:pt x="6489" y="125"/>
                                </a:lnTo>
                                <a:lnTo>
                                  <a:pt x="6489" y="621"/>
                                </a:lnTo>
                                <a:lnTo>
                                  <a:pt x="6480" y="670"/>
                                </a:lnTo>
                                <a:lnTo>
                                  <a:pt x="6454" y="709"/>
                                </a:lnTo>
                                <a:lnTo>
                                  <a:pt x="6413" y="735"/>
                                </a:lnTo>
                                <a:lnTo>
                                  <a:pt x="6366" y="746"/>
                                </a:lnTo>
                                <a:lnTo>
                                  <a:pt x="123" y="746"/>
                                </a:lnTo>
                                <a:lnTo>
                                  <a:pt x="76" y="735"/>
                                </a:lnTo>
                                <a:lnTo>
                                  <a:pt x="37" y="709"/>
                                </a:lnTo>
                                <a:lnTo>
                                  <a:pt x="9" y="670"/>
                                </a:lnTo>
                                <a:lnTo>
                                  <a:pt x="0" y="621"/>
                                </a:lnTo>
                                <a:lnTo>
                                  <a:pt x="0" y="125"/>
                                </a:lnTo>
                                <a:close/>
                              </a:path>
                            </a:pathLst>
                          </a:custGeom>
                          <a:noFill/>
                          <a:ln w="19080">
                            <a:solidFill>
                              <a:srgbClr val="4472c4"/>
                            </a:solidFill>
                            <a:round/>
                          </a:ln>
                        </wps:spPr>
                        <wps:style>
                          <a:lnRef idx="0"/>
                          <a:fillRef idx="0"/>
                          <a:effectRef idx="0"/>
                          <a:fontRef idx="minor"/>
                        </wps:style>
                        <wps:bodyPr/>
                      </wps:wsp>
                      <pic:pic xmlns:pic="http://schemas.openxmlformats.org/drawingml/2006/picture">
                        <pic:nvPicPr>
                          <pic:cNvPr id="44" name="" descr=""/>
                          <pic:cNvPicPr/>
                        </pic:nvPicPr>
                        <pic:blipFill>
                          <a:blip r:embed="rId59"/>
                          <a:stretch/>
                        </pic:blipFill>
                        <pic:spPr>
                          <a:xfrm>
                            <a:off x="4180680" y="1800"/>
                            <a:ext cx="459720" cy="2520"/>
                          </a:xfrm>
                          <a:prstGeom prst="rect">
                            <a:avLst/>
                          </a:prstGeom>
                          <a:ln w="0">
                            <a:noFill/>
                          </a:ln>
                        </pic:spPr>
                      </pic:pic>
                    </wpg:wgp>
                  </a:graphicData>
                </a:graphic>
              </wp:inline>
            </w:drawing>
          </mc:Choice>
          <mc:Fallback>
            <w:pict>
              <v:group id="shape_0" alt="Shape4" style="position:absolute;margin-left:0pt;margin-top:-94.75pt;width:476.45pt;height:94.7pt" coordorigin="0,-1895" coordsize="9529,1894">
                <v:shape id="shape_0" stroked="f" style="position:absolute;left:0;top:-1895;width:9528;height:10;mso-position-vertical:top" type="shapetype_75">
                  <v:imagedata r:id="rId74" o:detectmouseclick="t"/>
                  <w10:wrap type="none"/>
                  <v:stroke color="#3465a4" joinstyle="round" endcap="flat"/>
                </v:shape>
                <v:shape id="shape_0" stroked="f" style="position:absolute;left:6584;top:-1892;width:723;height:3;mso-position-vertical:top" type="shapetype_75">
                  <v:imagedata r:id="rId59" o:detectmouseclick="t"/>
                  <w10:wrap type="none"/>
                  <v:stroke color="#3465a4" joinstyle="round" endcap="flat"/>
                </v:shape>
              </v:group>
            </w:pict>
          </mc:Fallback>
        </mc:AlternateContent>
      </w:r>
    </w:p>
    <w:p>
      <w:pPr>
        <w:pStyle w:val="TextBody"/>
        <w:spacing w:before="7" w:after="0"/>
        <w:rPr>
          <w:sz w:val="7"/>
        </w:rPr>
      </w:pPr>
      <w:r>
        <w:rPr>
          <w:sz w:val="7"/>
        </w:rPr>
      </w:r>
    </w:p>
    <w:p>
      <w:pPr>
        <w:pStyle w:val="Normal"/>
        <w:spacing w:before="94" w:after="0"/>
        <w:ind w:left="373" w:right="550" w:hanging="0"/>
        <w:jc w:val="center"/>
        <w:rPr/>
      </w:pPr>
      <w:bookmarkStart w:id="47" w:name="_bookmark32"/>
      <w:bookmarkEnd w:id="47"/>
      <w:r>
        <w:rPr>
          <w:b/>
        </w:rPr>
        <w:t xml:space="preserve">Figure 16: </w:t>
      </w:r>
      <w:r>
        <w:rPr/>
        <w:t>Create a model</w:t>
      </w:r>
    </w:p>
    <w:p>
      <w:pPr>
        <w:pStyle w:val="TextBody"/>
        <w:spacing w:before="5" w:after="0"/>
        <w:rPr>
          <w:sz w:val="34"/>
        </w:rPr>
      </w:pPr>
      <w:r>
        <w:rPr>
          <w:sz w:val="34"/>
        </w:rPr>
      </w:r>
    </w:p>
    <w:p>
      <w:pPr>
        <w:pStyle w:val="Heading2"/>
        <w:numPr>
          <w:ilvl w:val="1"/>
          <w:numId w:val="3"/>
        </w:numPr>
        <w:tabs>
          <w:tab w:val="clear" w:pos="720"/>
          <w:tab w:val="left" w:pos="693" w:leader="none"/>
          <w:tab w:val="left" w:pos="694" w:leader="none"/>
        </w:tabs>
        <w:rPr/>
      </w:pPr>
      <w:bookmarkStart w:id="48" w:name="Create_a_Model"/>
      <w:bookmarkStart w:id="49" w:name="_bookmark33"/>
      <w:bookmarkEnd w:id="48"/>
      <w:bookmarkEnd w:id="49"/>
      <w:r>
        <w:rPr/>
        <w:t>Create a</w:t>
      </w:r>
      <w:r>
        <w:rPr>
          <w:spacing w:val="-3"/>
        </w:rPr>
        <w:t xml:space="preserve"> </w:t>
      </w:r>
      <w:r>
        <w:rPr/>
        <w:t>Model</w:t>
      </w:r>
    </w:p>
    <w:p>
      <w:pPr>
        <w:pStyle w:val="TextBody"/>
        <w:spacing w:lineRule="auto" w:line="276" w:before="204" w:after="0"/>
        <w:ind w:left="156" w:right="334" w:hanging="0"/>
        <w:jc w:val="both"/>
        <w:rPr/>
      </w:pPr>
      <w:r>
        <w:rPr>
          <w:spacing w:val="-11"/>
        </w:rPr>
        <w:t xml:space="preserve">To </w:t>
      </w:r>
      <w:r>
        <w:rPr/>
        <w:t>create</w:t>
      </w:r>
      <w:r>
        <w:rPr>
          <w:spacing w:val="-9"/>
        </w:rPr>
        <w:t xml:space="preserve"> </w:t>
      </w:r>
      <w:r>
        <w:rPr/>
        <w:t>a</w:t>
      </w:r>
      <w:r>
        <w:rPr>
          <w:spacing w:val="-10"/>
        </w:rPr>
        <w:t xml:space="preserve"> </w:t>
      </w:r>
      <w:r>
        <w:rPr/>
        <w:t>new</w:t>
      </w:r>
      <w:r>
        <w:rPr>
          <w:spacing w:val="-9"/>
        </w:rPr>
        <w:t xml:space="preserve"> </w:t>
      </w:r>
      <w:r>
        <w:rPr/>
        <w:t>model,</w:t>
      </w:r>
      <w:r>
        <w:rPr>
          <w:spacing w:val="-9"/>
        </w:rPr>
        <w:t xml:space="preserve"> </w:t>
      </w:r>
      <w:r>
        <w:rPr/>
        <w:t>user</w:t>
      </w:r>
      <w:r>
        <w:rPr>
          <w:spacing w:val="-9"/>
        </w:rPr>
        <w:t xml:space="preserve"> </w:t>
      </w:r>
      <w:r>
        <w:rPr/>
        <w:t>can</w:t>
      </w:r>
      <w:r>
        <w:rPr>
          <w:spacing w:val="-11"/>
        </w:rPr>
        <w:t xml:space="preserve"> </w:t>
      </w:r>
      <w:r>
        <w:rPr/>
        <w:t>click</w:t>
      </w:r>
      <w:r>
        <w:rPr>
          <w:spacing w:val="-9"/>
        </w:rPr>
        <w:t xml:space="preserve"> </w:t>
      </w:r>
      <w:r>
        <w:rPr/>
        <w:t>on</w:t>
      </w:r>
      <w:r>
        <w:rPr>
          <w:spacing w:val="-10"/>
        </w:rPr>
        <w:t xml:space="preserve"> </w:t>
      </w:r>
      <w:r>
        <w:rPr>
          <w:rFonts w:ascii="Courier New" w:hAnsi="Courier New"/>
        </w:rPr>
        <w:t>New</w:t>
      </w:r>
      <w:r>
        <w:rPr>
          <w:rFonts w:ascii="Courier New" w:hAnsi="Courier New"/>
          <w:spacing w:val="-10"/>
        </w:rPr>
        <w:t xml:space="preserve"> </w:t>
      </w:r>
      <w:r>
        <w:rPr>
          <w:rFonts w:ascii="Courier New" w:hAnsi="Courier New"/>
        </w:rPr>
        <w:t>Model</w:t>
      </w:r>
      <w:r>
        <w:rPr>
          <w:rFonts w:ascii="Courier New" w:hAnsi="Courier New"/>
          <w:spacing w:val="-87"/>
        </w:rPr>
        <w:t xml:space="preserve"> </w:t>
      </w:r>
      <w:r>
        <w:rPr/>
        <w:t>button</w:t>
      </w:r>
      <w:r>
        <w:rPr>
          <w:spacing w:val="-11"/>
        </w:rPr>
        <w:t xml:space="preserve"> </w:t>
      </w:r>
      <w:r>
        <w:rPr/>
        <w:t>or</w:t>
      </w:r>
      <w:r>
        <w:rPr>
          <w:spacing w:val="-9"/>
        </w:rPr>
        <w:t xml:space="preserve"> </w:t>
      </w:r>
      <w:r>
        <w:rPr>
          <w:rFonts w:ascii="Courier New" w:hAnsi="Courier New"/>
        </w:rPr>
        <w:t>Copy</w:t>
      </w:r>
      <w:r>
        <w:rPr>
          <w:rFonts w:ascii="Courier New" w:hAnsi="Courier New"/>
          <w:spacing w:val="-10"/>
        </w:rPr>
        <w:t xml:space="preserve"> </w:t>
      </w:r>
      <w:r>
        <w:rPr>
          <w:rFonts w:ascii="Courier New" w:hAnsi="Courier New"/>
        </w:rPr>
        <w:t>Model</w:t>
      </w:r>
      <w:r>
        <w:rPr>
          <w:rFonts w:ascii="Courier New" w:hAnsi="Courier New"/>
          <w:spacing w:val="-87"/>
        </w:rPr>
        <w:t xml:space="preserve"> </w:t>
      </w:r>
      <w:r>
        <w:rPr/>
        <w:t>button</w:t>
      </w:r>
      <w:r>
        <w:rPr>
          <w:spacing w:val="-10"/>
        </w:rPr>
        <w:t xml:space="preserve"> </w:t>
      </w:r>
      <w:r>
        <w:rPr/>
        <w:t>on</w:t>
      </w:r>
      <w:r>
        <w:rPr>
          <w:spacing w:val="-10"/>
        </w:rPr>
        <w:t xml:space="preserve"> </w:t>
      </w:r>
      <w:r>
        <w:rPr/>
        <w:t>the</w:t>
      </w:r>
      <w:r>
        <w:rPr>
          <w:spacing w:val="-10"/>
        </w:rPr>
        <w:t xml:space="preserve"> </w:t>
      </w:r>
      <w:r>
        <w:rPr/>
        <w:t>top</w:t>
      </w:r>
      <w:r>
        <w:rPr>
          <w:spacing w:val="-9"/>
        </w:rPr>
        <w:t xml:space="preserve"> </w:t>
      </w:r>
      <w:r>
        <w:rPr/>
        <w:t>of</w:t>
      </w:r>
      <w:r>
        <w:rPr>
          <w:spacing w:val="-10"/>
        </w:rPr>
        <w:t xml:space="preserve"> </w:t>
      </w:r>
      <w:r>
        <w:rPr/>
        <w:t>the model management page, as shown in Figure</w:t>
      </w:r>
      <w:r>
        <w:rPr>
          <w:spacing w:val="-10"/>
        </w:rPr>
        <w:t xml:space="preserve"> </w:t>
      </w:r>
      <w:hyperlink w:anchor="_bookmark32">
        <w:r>
          <w:rPr>
            <w:color w:val="0000FF"/>
          </w:rPr>
          <w:t>16</w:t>
        </w:r>
      </w:hyperlink>
      <w:r>
        <w:rPr/>
        <w:t>.</w:t>
      </w:r>
    </w:p>
    <w:p>
      <w:pPr>
        <w:pStyle w:val="TextBody"/>
        <w:spacing w:lineRule="auto" w:line="278" w:before="7" w:after="0"/>
        <w:ind w:left="156" w:right="335" w:firstLine="338"/>
        <w:jc w:val="both"/>
        <w:rPr/>
      </w:pPr>
      <w:r>
        <w:rPr/>
        <w:t xml:space="preserve">The difference here is that, for the first option, </w:t>
      </w:r>
      <w:r>
        <w:rPr>
          <w:rFonts w:ascii="Courier New" w:hAnsi="Courier New"/>
        </w:rPr>
        <w:t>New Model</w:t>
      </w:r>
      <w:r>
        <w:rPr/>
        <w:t xml:space="preserve">, the user needs to enter only a </w:t>
      </w:r>
      <w:r>
        <w:rPr>
          <w:spacing w:val="-4"/>
        </w:rPr>
        <w:t xml:space="preserve">name </w:t>
      </w:r>
      <w:r>
        <w:rPr/>
        <w:t xml:space="preserve">and a description of the model, as shown in Figure </w:t>
      </w:r>
      <w:hyperlink w:anchor="_bookmark34">
        <w:r>
          <w:rPr>
            <w:color w:val="0000FF"/>
          </w:rPr>
          <w:t>17</w:t>
        </w:r>
      </w:hyperlink>
      <w:r>
        <w:rPr/>
        <w:t xml:space="preserve">. While for the other option, </w:t>
      </w:r>
      <w:r>
        <w:rPr>
          <w:rFonts w:ascii="Courier New" w:hAnsi="Courier New"/>
        </w:rPr>
        <w:t xml:space="preserve">Copy </w:t>
      </w:r>
      <w:r>
        <w:rPr>
          <w:rFonts w:ascii="Courier New" w:hAnsi="Courier New"/>
          <w:spacing w:val="-4"/>
        </w:rPr>
        <w:t>Model</w:t>
      </w:r>
      <w:r>
        <w:rPr>
          <w:spacing w:val="-4"/>
        </w:rPr>
        <w:t xml:space="preserve">, </w:t>
      </w:r>
      <w:r>
        <w:rPr/>
        <w:t xml:space="preserve">the user can make a copy of an existing model or a published case study with a specified name </w:t>
      </w:r>
      <w:r>
        <w:rPr>
          <w:spacing w:val="-4"/>
        </w:rPr>
        <w:t xml:space="preserve">and </w:t>
      </w:r>
      <w:r>
        <w:rPr/>
        <w:t xml:space="preserve">model description, as shown in Figure </w:t>
      </w:r>
      <w:hyperlink w:anchor="_bookmark36">
        <w:r>
          <w:rPr>
            <w:color w:val="0000FF"/>
          </w:rPr>
          <w:t>18</w:t>
        </w:r>
      </w:hyperlink>
      <w:r>
        <w:rPr/>
        <w:t xml:space="preserve">. </w:t>
      </w:r>
      <w:r>
        <w:rPr>
          <w:spacing w:val="-11"/>
        </w:rPr>
        <w:t xml:space="preserve">We </w:t>
      </w:r>
      <w:r>
        <w:rPr/>
        <w:t xml:space="preserve">also note that to make a copy of one published case </w:t>
      </w:r>
      <w:r>
        <w:rPr>
          <w:spacing w:val="-5"/>
        </w:rPr>
        <w:t xml:space="preserve">study, </w:t>
      </w:r>
      <w:r>
        <w:rPr/>
        <w:t xml:space="preserve">the user can also go to the </w:t>
      </w:r>
      <w:r>
        <w:rPr>
          <w:rFonts w:ascii="Courier New" w:hAnsi="Courier New"/>
        </w:rPr>
        <w:t xml:space="preserve">Case Studies </w:t>
      </w:r>
      <w:r>
        <w:rPr/>
        <w:t xml:space="preserve">module, select a scenario from a case </w:t>
      </w:r>
      <w:r>
        <w:rPr>
          <w:spacing w:val="-5"/>
        </w:rPr>
        <w:t xml:space="preserve">study, </w:t>
      </w:r>
      <w:r>
        <w:rPr/>
        <w:t xml:space="preserve">and then click the </w:t>
      </w:r>
      <w:r>
        <w:rPr>
          <w:rFonts w:ascii="Courier New" w:hAnsi="Courier New"/>
        </w:rPr>
        <w:t>Make a Copy</w:t>
      </w:r>
      <w:r>
        <w:rPr>
          <w:rFonts w:ascii="Courier New" w:hAnsi="Courier New"/>
          <w:spacing w:val="-87"/>
        </w:rPr>
        <w:t xml:space="preserve"> </w:t>
      </w:r>
      <w:r>
        <w:rPr/>
        <w:t>button.</w:t>
      </w:r>
    </w:p>
    <w:p>
      <w:pPr>
        <w:pStyle w:val="TextBody"/>
        <w:rPr>
          <w:sz w:val="20"/>
        </w:rPr>
      </w:pPr>
      <w:r>
        <w:rPr>
          <w:sz w:val="20"/>
        </w:rPr>
      </w:r>
    </w:p>
    <w:p>
      <w:pPr>
        <w:pStyle w:val="TextBody"/>
        <w:spacing w:before="6" w:after="0"/>
        <w:rPr>
          <w:sz w:val="10"/>
        </w:rPr>
      </w:pPr>
      <w:r>
        <w:rPr>
          <w:sz w:val="10"/>
        </w:rPr>
        <w:drawing>
          <wp:anchor behindDoc="0" distT="0" distB="0" distL="0" distR="0" simplePos="0" locked="0" layoutInCell="0" allowOverlap="1" relativeHeight="34">
            <wp:simplePos x="0" y="0"/>
            <wp:positionH relativeFrom="page">
              <wp:posOffset>2354580</wp:posOffset>
            </wp:positionH>
            <wp:positionV relativeFrom="paragraph">
              <wp:posOffset>107950</wp:posOffset>
            </wp:positionV>
            <wp:extent cx="3013710" cy="2168525"/>
            <wp:effectExtent l="0" t="0" r="0" b="0"/>
            <wp:wrapTopAndBottom/>
            <wp:docPr id="69" name="image4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42.png" descr=""/>
                    <pic:cNvPicPr>
                      <a:picLocks noChangeAspect="1" noChangeArrowheads="1"/>
                    </pic:cNvPicPr>
                  </pic:nvPicPr>
                  <pic:blipFill>
                    <a:blip r:embed="rId75"/>
                    <a:stretch>
                      <a:fillRect/>
                    </a:stretch>
                  </pic:blipFill>
                  <pic:spPr bwMode="auto">
                    <a:xfrm>
                      <a:off x="0" y="0"/>
                      <a:ext cx="3013710" cy="2168525"/>
                    </a:xfrm>
                    <a:prstGeom prst="rect">
                      <a:avLst/>
                    </a:prstGeom>
                  </pic:spPr>
                </pic:pic>
              </a:graphicData>
            </a:graphic>
          </wp:anchor>
        </w:drawing>
      </w:r>
    </w:p>
    <w:p>
      <w:pPr>
        <w:pStyle w:val="TextBody"/>
        <w:spacing w:before="2" w:after="0"/>
        <w:rPr>
          <w:sz w:val="20"/>
        </w:rPr>
      </w:pPr>
      <w:r>
        <w:rPr>
          <w:sz w:val="20"/>
        </w:rPr>
      </w:r>
    </w:p>
    <w:p>
      <w:pPr>
        <w:pStyle w:val="Normal"/>
        <w:spacing w:before="94" w:after="0"/>
        <w:ind w:left="373" w:right="550" w:hanging="0"/>
        <w:jc w:val="center"/>
        <w:rPr/>
      </w:pPr>
      <w:bookmarkStart w:id="50" w:name="_bookmark34"/>
      <w:bookmarkEnd w:id="50"/>
      <w:r>
        <w:rPr>
          <w:b/>
        </w:rPr>
        <w:t xml:space="preserve">Figure 17: </w:t>
      </w:r>
      <w:r>
        <w:rPr/>
        <w:t>Create a blank model</w:t>
      </w:r>
    </w:p>
    <w:p>
      <w:pPr>
        <w:pStyle w:val="TextBody"/>
        <w:rPr>
          <w:sz w:val="26"/>
        </w:rPr>
      </w:pPr>
      <w:r>
        <w:rPr>
          <w:sz w:val="26"/>
        </w:rPr>
      </w:r>
    </w:p>
    <w:p>
      <w:pPr>
        <w:pStyle w:val="TextBody"/>
        <w:spacing w:before="12" w:after="0"/>
        <w:rPr>
          <w:sz w:val="28"/>
        </w:rPr>
      </w:pPr>
      <w:r>
        <w:rPr>
          <w:sz w:val="28"/>
        </w:rPr>
      </w:r>
    </w:p>
    <w:p>
      <w:pPr>
        <w:pStyle w:val="Heading2"/>
        <w:numPr>
          <w:ilvl w:val="1"/>
          <w:numId w:val="3"/>
        </w:numPr>
        <w:tabs>
          <w:tab w:val="clear" w:pos="720"/>
          <w:tab w:val="left" w:pos="693" w:leader="none"/>
          <w:tab w:val="left" w:pos="694" w:leader="none"/>
        </w:tabs>
        <w:ind w:left="693" w:hanging="539"/>
        <w:rPr/>
      </w:pPr>
      <w:bookmarkStart w:id="51" w:name="Edit_a_Model_-_Common_Options"/>
      <w:bookmarkStart w:id="52" w:name="_bookmark35"/>
      <w:bookmarkEnd w:id="51"/>
      <w:bookmarkEnd w:id="52"/>
      <w:r>
        <w:rPr/>
        <w:t>Edit a Model - Common</w:t>
      </w:r>
      <w:r>
        <w:rPr>
          <w:spacing w:val="-6"/>
        </w:rPr>
        <w:t xml:space="preserve"> </w:t>
      </w:r>
      <w:r>
        <w:rPr/>
        <w:t>Options</w:t>
      </w:r>
    </w:p>
    <w:p>
      <w:pPr>
        <w:pStyle w:val="TextBody"/>
        <w:spacing w:lineRule="auto" w:line="278" w:before="204" w:after="0"/>
        <w:ind w:left="155" w:right="333" w:hanging="0"/>
        <w:jc w:val="both"/>
        <w:rPr/>
      </w:pPr>
      <w:r>
        <w:rPr/>
        <w:t xml:space="preserve">Once a model is created, it will be listed on the </w:t>
      </w:r>
      <w:r>
        <w:rPr>
          <w:rFonts w:ascii="Courier New" w:hAnsi="Courier New"/>
        </w:rPr>
        <w:t xml:space="preserve">Manage Models </w:t>
      </w:r>
      <w:r>
        <w:rPr/>
        <w:t xml:space="preserve">page. To view the detailed status of this model, the user can click on the model name. Figure </w:t>
      </w:r>
      <w:hyperlink w:anchor="_bookmark37">
        <w:r>
          <w:rPr>
            <w:color w:val="0000FF"/>
          </w:rPr>
          <w:t xml:space="preserve">19 </w:t>
        </w:r>
      </w:hyperlink>
      <w:r>
        <w:rPr/>
        <w:t>below shows an example of how the model home page looks like.</w:t>
      </w:r>
    </w:p>
    <w:p>
      <w:pPr>
        <w:sectPr>
          <w:headerReference w:type="default" r:id="rId76"/>
          <w:footerReference w:type="default" r:id="rId77"/>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before="3" w:after="0"/>
        <w:ind w:left="155" w:right="333" w:firstLine="338"/>
        <w:jc w:val="both"/>
        <w:rPr/>
      </w:pPr>
      <w:r>
        <w:rPr/>
        <w:t>This page will display the current status of the model, the progress of model specification, and other options available on the model. The progress is decomposed into six steps, which is the same</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0" w:after="0"/>
        <w:rPr>
          <w:sz w:val="21"/>
        </w:rPr>
      </w:pPr>
      <w:r>
        <w:rPr>
          <w:sz w:val="21"/>
        </w:rPr>
      </w:r>
    </w:p>
    <w:p>
      <w:pPr>
        <w:pStyle w:val="TextBody"/>
        <w:ind w:left="2568" w:hanging="0"/>
        <w:rPr>
          <w:sz w:val="20"/>
        </w:rPr>
      </w:pPr>
      <w:r>
        <w:rPr/>
        <w:drawing>
          <wp:inline distT="0" distB="0" distL="0" distR="0">
            <wp:extent cx="3061970" cy="2891155"/>
            <wp:effectExtent l="0" t="0" r="0" b="0"/>
            <wp:docPr id="73" name="image4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43.png" descr=""/>
                    <pic:cNvPicPr>
                      <a:picLocks noChangeAspect="1" noChangeArrowheads="1"/>
                    </pic:cNvPicPr>
                  </pic:nvPicPr>
                  <pic:blipFill>
                    <a:blip r:embed="rId78"/>
                    <a:stretch>
                      <a:fillRect/>
                    </a:stretch>
                  </pic:blipFill>
                  <pic:spPr bwMode="auto">
                    <a:xfrm>
                      <a:off x="0" y="0"/>
                      <a:ext cx="3061970" cy="2891155"/>
                    </a:xfrm>
                    <a:prstGeom prst="rect">
                      <a:avLst/>
                    </a:prstGeom>
                  </pic:spPr>
                </pic:pic>
              </a:graphicData>
            </a:graphic>
          </wp:inline>
        </w:drawing>
      </w:r>
    </w:p>
    <w:p>
      <w:pPr>
        <w:pStyle w:val="TextBody"/>
        <w:spacing w:before="11" w:after="0"/>
        <w:rPr>
          <w:sz w:val="9"/>
        </w:rPr>
      </w:pPr>
      <w:r>
        <w:rPr>
          <w:sz w:val="9"/>
        </w:rPr>
      </w:r>
    </w:p>
    <w:p>
      <w:pPr>
        <w:pStyle w:val="Normal"/>
        <w:spacing w:before="95" w:after="0"/>
        <w:ind w:left="373" w:right="550" w:hanging="0"/>
        <w:jc w:val="center"/>
        <w:rPr/>
      </w:pPr>
      <w:bookmarkStart w:id="53" w:name="_bookmark36"/>
      <w:bookmarkEnd w:id="53"/>
      <w:r>
        <w:rPr>
          <w:b/>
        </w:rPr>
        <w:t xml:space="preserve">Figure 18: </w:t>
      </w:r>
      <w:r>
        <w:rPr/>
        <w:t>Make a copy of existing</w:t>
      </w:r>
      <w:r>
        <w:rPr>
          <w:spacing w:val="-24"/>
        </w:rPr>
        <w:t xml:space="preserve"> </w:t>
      </w:r>
      <w:r>
        <w:rPr/>
        <w:t>model</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0"/>
        </w:rPr>
      </w:pPr>
      <w:r>
        <w:rPr>
          <w:sz w:val="20"/>
        </w:rPr>
        <w:drawing>
          <wp:anchor behindDoc="0" distT="0" distB="0" distL="0" distR="0" simplePos="0" locked="0" layoutInCell="0" allowOverlap="1" relativeHeight="35">
            <wp:simplePos x="0" y="0"/>
            <wp:positionH relativeFrom="page">
              <wp:posOffset>840740</wp:posOffset>
            </wp:positionH>
            <wp:positionV relativeFrom="paragraph">
              <wp:posOffset>184150</wp:posOffset>
            </wp:positionV>
            <wp:extent cx="6122035" cy="1449070"/>
            <wp:effectExtent l="0" t="0" r="0" b="0"/>
            <wp:wrapTopAndBottom/>
            <wp:docPr id="74" name="image4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44.jpeg" descr=""/>
                    <pic:cNvPicPr>
                      <a:picLocks noChangeAspect="1" noChangeArrowheads="1"/>
                    </pic:cNvPicPr>
                  </pic:nvPicPr>
                  <pic:blipFill>
                    <a:blip r:embed="rId79"/>
                    <a:stretch>
                      <a:fillRect/>
                    </a:stretch>
                  </pic:blipFill>
                  <pic:spPr bwMode="auto">
                    <a:xfrm>
                      <a:off x="0" y="0"/>
                      <a:ext cx="6122035" cy="1449070"/>
                    </a:xfrm>
                    <a:prstGeom prst="rect">
                      <a:avLst/>
                    </a:prstGeom>
                  </pic:spPr>
                </pic:pic>
              </a:graphicData>
            </a:graphic>
          </wp:anchor>
        </w:drawing>
      </w:r>
    </w:p>
    <w:p>
      <w:pPr>
        <w:pStyle w:val="TextBody"/>
        <w:spacing w:before="6" w:after="0"/>
        <w:rPr>
          <w:sz w:val="13"/>
        </w:rPr>
      </w:pPr>
      <w:r>
        <w:rPr>
          <w:sz w:val="13"/>
        </w:rPr>
      </w:r>
      <w:bookmarkStart w:id="54" w:name="_bookmark37"/>
      <w:bookmarkStart w:id="55" w:name="_bookmark37"/>
      <w:bookmarkEnd w:id="55"/>
    </w:p>
    <w:p>
      <w:pPr>
        <w:sectPr>
          <w:headerReference w:type="default" r:id="rId80"/>
          <w:footerReference w:type="default" r:id="rId81"/>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5" w:after="0"/>
        <w:ind w:left="373" w:right="550" w:hanging="0"/>
        <w:jc w:val="center"/>
        <w:rPr/>
      </w:pPr>
      <w:r>
        <w:rPr>
          <w:b/>
        </w:rPr>
        <w:t xml:space="preserve">Figure 19: </w:t>
      </w:r>
      <w:r>
        <w:rPr/>
        <w:t>Example of model home</w:t>
      </w:r>
      <w:r>
        <w:rPr>
          <w:spacing w:val="-23"/>
        </w:rPr>
        <w:t xml:space="preserve"> </w:t>
      </w:r>
      <w:r>
        <w:rPr/>
        <w:t>page</w:t>
      </w:r>
    </w:p>
    <w:p>
      <w:pPr>
        <w:pStyle w:val="TextBody"/>
        <w:rPr>
          <w:sz w:val="20"/>
        </w:rPr>
      </w:pPr>
      <w:r>
        <w:rPr>
          <w:sz w:val="20"/>
        </w:rPr>
      </w:r>
    </w:p>
    <w:p>
      <w:pPr>
        <w:pStyle w:val="TextBody"/>
        <w:rPr>
          <w:sz w:val="20"/>
        </w:rPr>
      </w:pPr>
      <w:r>
        <w:rPr>
          <w:sz w:val="20"/>
        </w:rPr>
      </w:r>
    </w:p>
    <w:p>
      <w:pPr>
        <w:pStyle w:val="TextBody"/>
        <w:spacing w:before="1" w:after="0"/>
        <w:ind w:left="155" w:hanging="0"/>
        <w:jc w:val="both"/>
        <w:rPr/>
      </w:pPr>
      <w:r>
        <w:rPr/>
        <w:t>as the tutorial. The six steps are:</w:t>
      </w:r>
    </w:p>
    <w:p>
      <w:pPr>
        <w:pStyle w:val="ListParagraph"/>
        <w:numPr>
          <w:ilvl w:val="0"/>
          <w:numId w:val="2"/>
        </w:numPr>
        <w:tabs>
          <w:tab w:val="clear" w:pos="720"/>
          <w:tab w:val="left" w:pos="375" w:leader="none"/>
        </w:tabs>
        <w:ind w:left="374" w:hanging="220"/>
        <w:rPr/>
      </w:pPr>
      <w:r>
        <w:rPr/>
        <w:t xml:space="preserve">Step 1: specify model type (design or management) and time basis </w:t>
      </w:r>
      <w:r>
        <w:rPr>
          <w:spacing w:val="-3"/>
        </w:rPr>
        <w:t xml:space="preserve">(year, </w:t>
      </w:r>
      <w:r>
        <w:rPr/>
        <w:t>month or</w:t>
      </w:r>
      <w:r>
        <w:rPr>
          <w:spacing w:val="-22"/>
        </w:rPr>
        <w:t xml:space="preserve"> </w:t>
      </w:r>
      <w:r>
        <w:rPr/>
        <w:t>day);</w:t>
      </w:r>
    </w:p>
    <w:p>
      <w:pPr>
        <w:pStyle w:val="ListParagraph"/>
        <w:numPr>
          <w:ilvl w:val="0"/>
          <w:numId w:val="2"/>
        </w:numPr>
        <w:tabs>
          <w:tab w:val="clear" w:pos="720"/>
          <w:tab w:val="left" w:pos="375" w:leader="none"/>
        </w:tabs>
        <w:ind w:left="374" w:hanging="220"/>
        <w:rPr/>
      </w:pPr>
      <w:r>
        <w:rPr/>
        <w:t>Step 2: specify supply</w:t>
      </w:r>
      <w:r>
        <w:rPr>
          <w:spacing w:val="8"/>
        </w:rPr>
        <w:t xml:space="preserve"> </w:t>
      </w:r>
      <w:r>
        <w:rPr/>
        <w:t>data;</w:t>
      </w:r>
    </w:p>
    <w:p>
      <w:pPr>
        <w:pStyle w:val="ListParagraph"/>
        <w:numPr>
          <w:ilvl w:val="0"/>
          <w:numId w:val="2"/>
        </w:numPr>
        <w:tabs>
          <w:tab w:val="clear" w:pos="720"/>
          <w:tab w:val="left" w:pos="375" w:leader="none"/>
        </w:tabs>
        <w:ind w:left="374" w:hanging="220"/>
        <w:rPr/>
      </w:pPr>
      <w:r>
        <w:rPr/>
        <w:t>Step 3: specify technology</w:t>
      </w:r>
      <w:r>
        <w:rPr>
          <w:spacing w:val="8"/>
        </w:rPr>
        <w:t xml:space="preserve"> </w:t>
      </w:r>
      <w:r>
        <w:rPr/>
        <w:t>data;</w:t>
      </w:r>
    </w:p>
    <w:p>
      <w:pPr>
        <w:pStyle w:val="ListParagraph"/>
        <w:numPr>
          <w:ilvl w:val="0"/>
          <w:numId w:val="2"/>
        </w:numPr>
        <w:tabs>
          <w:tab w:val="clear" w:pos="720"/>
          <w:tab w:val="left" w:pos="375" w:leader="none"/>
        </w:tabs>
        <w:ind w:left="374" w:hanging="220"/>
        <w:rPr/>
      </w:pPr>
      <w:r>
        <w:rPr/>
        <w:t>Step 4: specify demand</w:t>
      </w:r>
      <w:r>
        <w:rPr>
          <w:spacing w:val="8"/>
        </w:rPr>
        <w:t xml:space="preserve"> </w:t>
      </w:r>
      <w:r>
        <w:rPr/>
        <w:t>data;</w:t>
      </w:r>
    </w:p>
    <w:p>
      <w:pPr>
        <w:pStyle w:val="ListParagraph"/>
        <w:numPr>
          <w:ilvl w:val="0"/>
          <w:numId w:val="2"/>
        </w:numPr>
        <w:tabs>
          <w:tab w:val="clear" w:pos="720"/>
          <w:tab w:val="left" w:pos="375" w:leader="none"/>
        </w:tabs>
        <w:ind w:left="374" w:hanging="220"/>
        <w:rPr/>
      </w:pPr>
      <w:r>
        <w:rPr/>
        <w:t>Step 5: generate and edit transportation</w:t>
      </w:r>
      <w:r>
        <w:rPr>
          <w:spacing w:val="5"/>
        </w:rPr>
        <w:t xml:space="preserve"> </w:t>
      </w:r>
      <w:r>
        <w:rPr/>
        <w:t>data;</w:t>
      </w:r>
    </w:p>
    <w:p>
      <w:pPr>
        <w:pStyle w:val="ListParagraph"/>
        <w:numPr>
          <w:ilvl w:val="0"/>
          <w:numId w:val="2"/>
        </w:numPr>
        <w:tabs>
          <w:tab w:val="clear" w:pos="720"/>
          <w:tab w:val="left" w:pos="375" w:leader="none"/>
        </w:tabs>
        <w:ind w:left="374" w:hanging="220"/>
        <w:rPr/>
      </w:pPr>
      <w:r>
        <w:rPr/>
        <w:t>Step 6: run the</w:t>
      </w:r>
      <w:r>
        <w:rPr>
          <w:spacing w:val="8"/>
        </w:rPr>
        <w:t xml:space="preserve"> </w:t>
      </w:r>
      <w:r>
        <w:rPr/>
        <w:t>model.</w:t>
      </w:r>
    </w:p>
    <w:p>
      <w:pPr>
        <w:pStyle w:val="TextBody"/>
        <w:spacing w:lineRule="auto" w:line="280" w:before="232" w:after="0"/>
        <w:ind w:left="156" w:right="333" w:firstLine="338"/>
        <w:jc w:val="both"/>
        <w:rPr/>
      </w:pPr>
      <w:r>
        <w:rPr/>
        <w:t>The details of the six steps will be illustrated in the following sections. And the five possible options are:</w:t>
      </w:r>
    </w:p>
    <w:p>
      <w:pPr>
        <w:pStyle w:val="ListParagraph"/>
        <w:numPr>
          <w:ilvl w:val="0"/>
          <w:numId w:val="2"/>
        </w:numPr>
        <w:tabs>
          <w:tab w:val="clear" w:pos="720"/>
          <w:tab w:val="left" w:pos="375" w:leader="none"/>
        </w:tabs>
        <w:spacing w:before="179" w:after="0"/>
        <w:ind w:left="374" w:hanging="219"/>
        <w:rPr/>
      </w:pPr>
      <w:r>
        <w:rPr/>
        <w:t>Clear Model Data: clean up all assigned data of this model and reinitialize</w:t>
      </w:r>
      <w:r>
        <w:rPr>
          <w:spacing w:val="-14"/>
        </w:rPr>
        <w:t xml:space="preserve"> </w:t>
      </w:r>
      <w:r>
        <w:rPr/>
        <w:t>it;</w:t>
      </w:r>
    </w:p>
    <w:p>
      <w:pPr>
        <w:pStyle w:val="ListParagraph"/>
        <w:numPr>
          <w:ilvl w:val="0"/>
          <w:numId w:val="2"/>
        </w:numPr>
        <w:tabs>
          <w:tab w:val="clear" w:pos="720"/>
          <w:tab w:val="left" w:pos="375" w:leader="none"/>
        </w:tabs>
        <w:ind w:left="374" w:hanging="219"/>
        <w:rPr/>
      </w:pPr>
      <w:r>
        <w:rPr/>
        <w:t>Delete Model: delete this model</w:t>
      </w:r>
      <w:r>
        <w:rPr>
          <w:spacing w:val="6"/>
        </w:rPr>
        <w:t xml:space="preserve"> </w:t>
      </w:r>
      <w:r>
        <w:rPr/>
        <w:t>permanently;</w:t>
      </w:r>
    </w:p>
    <w:p>
      <w:pPr>
        <w:pStyle w:val="ListParagraph"/>
        <w:numPr>
          <w:ilvl w:val="0"/>
          <w:numId w:val="2"/>
        </w:numPr>
        <w:tabs>
          <w:tab w:val="clear" w:pos="720"/>
          <w:tab w:val="left" w:pos="375" w:leader="none"/>
        </w:tabs>
        <w:spacing w:lineRule="auto" w:line="280"/>
        <w:ind w:left="701" w:right="335" w:hanging="546"/>
        <w:rPr/>
      </w:pPr>
      <w:r>
        <w:rPr/>
        <w:t xml:space="preserve">Load Model: clean up all assigned data of this model first, then copy data from a specified </w:t>
      </w:r>
      <w:r>
        <w:rPr>
          <w:spacing w:val="-3"/>
        </w:rPr>
        <w:t xml:space="preserve">model </w:t>
      </w:r>
      <w:r>
        <w:rPr/>
        <w:t>or case study to this</w:t>
      </w:r>
      <w:r>
        <w:rPr>
          <w:spacing w:val="-6"/>
        </w:rPr>
        <w:t xml:space="preserve"> </w:t>
      </w:r>
      <w:r>
        <w:rPr/>
        <w:t>model;</w:t>
      </w:r>
    </w:p>
    <w:p>
      <w:pPr>
        <w:pStyle w:val="ListParagraph"/>
        <w:numPr>
          <w:ilvl w:val="0"/>
          <w:numId w:val="2"/>
        </w:numPr>
        <w:tabs>
          <w:tab w:val="clear" w:pos="720"/>
          <w:tab w:val="left" w:pos="375" w:leader="none"/>
        </w:tabs>
        <w:spacing w:lineRule="auto" w:line="280" w:before="179" w:after="0"/>
        <w:ind w:left="701" w:right="335" w:hanging="546"/>
        <w:rPr/>
      </w:pPr>
      <w:r>
        <w:rPr/>
        <w:t>Download</w:t>
      </w:r>
      <w:r>
        <w:rPr>
          <w:spacing w:val="-6"/>
        </w:rPr>
        <w:t xml:space="preserve"> </w:t>
      </w:r>
      <w:r>
        <w:rPr/>
        <w:t>Model</w:t>
      </w:r>
      <w:r>
        <w:rPr>
          <w:spacing w:val="-5"/>
        </w:rPr>
        <w:t xml:space="preserve"> </w:t>
      </w:r>
      <w:r>
        <w:rPr/>
        <w:t>Data:</w:t>
      </w:r>
      <w:r>
        <w:rPr>
          <w:spacing w:val="8"/>
        </w:rPr>
        <w:t xml:space="preserve"> </w:t>
      </w:r>
      <w:r>
        <w:rPr/>
        <w:t>organize</w:t>
      </w:r>
      <w:r>
        <w:rPr>
          <w:spacing w:val="-5"/>
        </w:rPr>
        <w:t xml:space="preserve"> </w:t>
      </w:r>
      <w:r>
        <w:rPr/>
        <w:t>selected</w:t>
      </w:r>
      <w:r>
        <w:rPr>
          <w:spacing w:val="-5"/>
        </w:rPr>
        <w:t xml:space="preserve"> </w:t>
      </w:r>
      <w:r>
        <w:rPr/>
        <w:t>data</w:t>
      </w:r>
      <w:r>
        <w:rPr>
          <w:spacing w:val="-5"/>
        </w:rPr>
        <w:t xml:space="preserve"> </w:t>
      </w:r>
      <w:r>
        <w:rPr/>
        <w:t>of</w:t>
      </w:r>
      <w:r>
        <w:rPr>
          <w:spacing w:val="-5"/>
        </w:rPr>
        <w:t xml:space="preserve"> </w:t>
      </w:r>
      <w:r>
        <w:rPr/>
        <w:t>this</w:t>
      </w:r>
      <w:r>
        <w:rPr>
          <w:spacing w:val="-5"/>
        </w:rPr>
        <w:t xml:space="preserve"> </w:t>
      </w:r>
      <w:r>
        <w:rPr/>
        <w:t>model</w:t>
      </w:r>
      <w:r>
        <w:rPr>
          <w:spacing w:val="-5"/>
        </w:rPr>
        <w:t xml:space="preserve"> </w:t>
      </w:r>
      <w:r>
        <w:rPr/>
        <w:t>as</w:t>
      </w:r>
      <w:r>
        <w:rPr>
          <w:spacing w:val="-5"/>
        </w:rPr>
        <w:t xml:space="preserve"> </w:t>
      </w:r>
      <w:r>
        <w:rPr/>
        <w:t>csv</w:t>
      </w:r>
      <w:r>
        <w:rPr>
          <w:spacing w:val="-5"/>
        </w:rPr>
        <w:t xml:space="preserve"> </w:t>
      </w:r>
      <w:r>
        <w:rPr/>
        <w:t>files,</w:t>
      </w:r>
      <w:r>
        <w:rPr>
          <w:spacing w:val="-5"/>
        </w:rPr>
        <w:t xml:space="preserve"> </w:t>
      </w:r>
      <w:r>
        <w:rPr/>
        <w:t>zip</w:t>
      </w:r>
      <w:r>
        <w:rPr>
          <w:spacing w:val="-5"/>
        </w:rPr>
        <w:t xml:space="preserve"> </w:t>
      </w:r>
      <w:r>
        <w:rPr/>
        <w:t>those</w:t>
      </w:r>
      <w:r>
        <w:rPr>
          <w:spacing w:val="-5"/>
        </w:rPr>
        <w:t xml:space="preserve"> </w:t>
      </w:r>
      <w:r>
        <w:rPr/>
        <w:t>files</w:t>
      </w:r>
      <w:r>
        <w:rPr>
          <w:spacing w:val="-5"/>
        </w:rPr>
        <w:t xml:space="preserve"> </w:t>
      </w:r>
      <w:r>
        <w:rPr/>
        <w:t>and</w:t>
      </w:r>
      <w:r>
        <w:rPr>
          <w:spacing w:val="-5"/>
        </w:rPr>
        <w:t xml:space="preserve"> </w:t>
      </w:r>
      <w:r>
        <w:rPr/>
        <w:t>down- load; the csv files can be directly uploaded to a new</w:t>
      </w:r>
      <w:r>
        <w:rPr>
          <w:spacing w:val="-19"/>
        </w:rPr>
        <w:t xml:space="preserve"> </w:t>
      </w:r>
      <w:r>
        <w:rPr/>
        <w:t>model.</w:t>
      </w:r>
    </w:p>
    <w:p>
      <w:pPr>
        <w:pStyle w:val="ListParagraph"/>
        <w:numPr>
          <w:ilvl w:val="0"/>
          <w:numId w:val="2"/>
        </w:numPr>
        <w:tabs>
          <w:tab w:val="clear" w:pos="720"/>
          <w:tab w:val="left" w:pos="375" w:leader="none"/>
        </w:tabs>
        <w:spacing w:before="179" w:after="0"/>
        <w:ind w:left="374" w:hanging="219"/>
        <w:rPr/>
      </w:pPr>
      <w:r>
        <w:rPr>
          <w:spacing w:val="-3"/>
        </w:rPr>
        <w:t>View</w:t>
      </w:r>
      <w:r>
        <w:rPr>
          <w:spacing w:val="-4"/>
        </w:rPr>
        <w:t xml:space="preserve"> </w:t>
      </w:r>
      <w:r>
        <w:rPr/>
        <w:t>Model</w:t>
      </w:r>
      <w:r>
        <w:rPr>
          <w:spacing w:val="-4"/>
        </w:rPr>
        <w:t xml:space="preserve"> </w:t>
      </w:r>
      <w:r>
        <w:rPr/>
        <w:t>Results:</w:t>
      </w:r>
      <w:r>
        <w:rPr>
          <w:spacing w:val="8"/>
        </w:rPr>
        <w:t xml:space="preserve"> </w:t>
      </w:r>
      <w:r>
        <w:rPr/>
        <w:t>view</w:t>
      </w:r>
      <w:r>
        <w:rPr>
          <w:spacing w:val="-4"/>
        </w:rPr>
        <w:t xml:space="preserve"> </w:t>
      </w:r>
      <w:r>
        <w:rPr/>
        <w:t>a</w:t>
      </w:r>
      <w:r>
        <w:rPr>
          <w:spacing w:val="-4"/>
        </w:rPr>
        <w:t xml:space="preserve"> </w:t>
      </w:r>
      <w:r>
        <w:rPr/>
        <w:t>summary</w:t>
      </w:r>
      <w:r>
        <w:rPr>
          <w:spacing w:val="-4"/>
        </w:rPr>
        <w:t xml:space="preserve"> </w:t>
      </w:r>
      <w:r>
        <w:rPr/>
        <w:t>of</w:t>
      </w:r>
      <w:r>
        <w:rPr>
          <w:spacing w:val="-4"/>
        </w:rPr>
        <w:t xml:space="preserve"> </w:t>
      </w:r>
      <w:r>
        <w:rPr/>
        <w:t>model</w:t>
      </w:r>
      <w:r>
        <w:rPr>
          <w:spacing w:val="-3"/>
        </w:rPr>
        <w:t xml:space="preserve"> </w:t>
      </w:r>
      <w:r>
        <w:rPr/>
        <w:t>results</w:t>
      </w:r>
      <w:r>
        <w:rPr>
          <w:spacing w:val="-4"/>
        </w:rPr>
        <w:t xml:space="preserve"> </w:t>
      </w:r>
      <w:r>
        <w:rPr/>
        <w:t>once</w:t>
      </w:r>
      <w:r>
        <w:rPr>
          <w:spacing w:val="-4"/>
        </w:rPr>
        <w:t xml:space="preserve"> </w:t>
      </w:r>
      <w:r>
        <w:rPr/>
        <w:t>the</w:t>
      </w:r>
      <w:r>
        <w:rPr>
          <w:spacing w:val="-4"/>
        </w:rPr>
        <w:t xml:space="preserve"> </w:t>
      </w:r>
      <w:r>
        <w:rPr/>
        <w:t>status</w:t>
      </w:r>
      <w:r>
        <w:rPr>
          <w:spacing w:val="-4"/>
        </w:rPr>
        <w:t xml:space="preserve"> </w:t>
      </w:r>
      <w:r>
        <w:rPr/>
        <w:t>of</w:t>
      </w:r>
      <w:r>
        <w:rPr>
          <w:spacing w:val="-4"/>
        </w:rPr>
        <w:t xml:space="preserve"> </w:t>
      </w:r>
      <w:r>
        <w:rPr/>
        <w:t>this</w:t>
      </w:r>
      <w:r>
        <w:rPr>
          <w:spacing w:val="-4"/>
        </w:rPr>
        <w:t xml:space="preserve"> </w:t>
      </w:r>
      <w:r>
        <w:rPr/>
        <w:t>model</w:t>
      </w:r>
      <w:r>
        <w:rPr>
          <w:spacing w:val="-4"/>
        </w:rPr>
        <w:t xml:space="preserve"> </w:t>
      </w:r>
      <w:r>
        <w:rPr/>
        <w:t>is</w:t>
      </w:r>
      <w:r>
        <w:rPr>
          <w:spacing w:val="-4"/>
        </w:rPr>
        <w:t xml:space="preserve"> </w:t>
      </w:r>
      <w:r>
        <w:rPr/>
        <w:t>complete.</w:t>
      </w:r>
    </w:p>
    <w:p>
      <w:pPr>
        <w:pStyle w:val="TextBody"/>
        <w:spacing w:before="6" w:after="0"/>
        <w:rPr>
          <w:sz w:val="30"/>
        </w:rPr>
      </w:pPr>
      <w:r>
        <w:rPr>
          <w:sz w:val="30"/>
        </w:rPr>
      </w:r>
    </w:p>
    <w:p>
      <w:pPr>
        <w:pStyle w:val="Heading2"/>
        <w:numPr>
          <w:ilvl w:val="1"/>
          <w:numId w:val="3"/>
        </w:numPr>
        <w:tabs>
          <w:tab w:val="clear" w:pos="720"/>
          <w:tab w:val="left" w:pos="693" w:leader="none"/>
          <w:tab w:val="left" w:pos="694" w:leader="none"/>
        </w:tabs>
        <w:spacing w:before="1" w:after="0"/>
        <w:rPr/>
      </w:pPr>
      <w:bookmarkStart w:id="56" w:name="Edit_a_Model_-_Model_Type_and_Time_Basis"/>
      <w:bookmarkStart w:id="57" w:name="_bookmark38"/>
      <w:bookmarkEnd w:id="56"/>
      <w:bookmarkEnd w:id="57"/>
      <w:r>
        <w:rPr/>
        <w:t xml:space="preserve">Edit a Model - Model </w:t>
      </w:r>
      <w:r>
        <w:rPr>
          <w:spacing w:val="-6"/>
        </w:rPr>
        <w:t xml:space="preserve">Type </w:t>
      </w:r>
      <w:r>
        <w:rPr/>
        <w:t xml:space="preserve">and </w:t>
      </w:r>
      <w:r>
        <w:rPr>
          <w:spacing w:val="-4"/>
        </w:rPr>
        <w:t xml:space="preserve">Time </w:t>
      </w:r>
      <w:r>
        <w:rPr/>
        <w:t>Basis</w:t>
      </w:r>
    </w:p>
    <w:p>
      <w:pPr>
        <w:pStyle w:val="TextBody"/>
        <w:spacing w:lineRule="auto" w:line="278" w:before="203" w:after="0"/>
        <w:ind w:left="155" w:right="333" w:hanging="0"/>
        <w:jc w:val="both"/>
        <w:rPr/>
      </w:pPr>
      <w:r>
        <w:rPr>
          <w:spacing w:val="-11"/>
        </w:rPr>
        <w:t xml:space="preserve">To </w:t>
      </w:r>
      <w:r>
        <w:rPr/>
        <w:t xml:space="preserve">define the type and time basis of a model, the user can access through the </w:t>
      </w:r>
      <w:r>
        <w:rPr>
          <w:rFonts w:ascii="Courier New" w:hAnsi="Courier New"/>
        </w:rPr>
        <w:t xml:space="preserve">Step 1 </w:t>
      </w:r>
      <w:r>
        <w:rPr/>
        <w:t xml:space="preserve">page at the model home page. The two types available are </w:t>
      </w:r>
      <w:r>
        <w:rPr>
          <w:b/>
        </w:rPr>
        <w:t xml:space="preserve">logistic network management </w:t>
      </w:r>
      <w:r>
        <w:rPr/>
        <w:t xml:space="preserve">and </w:t>
      </w:r>
      <w:r>
        <w:rPr>
          <w:b/>
        </w:rPr>
        <w:t>logistic</w:t>
      </w:r>
      <w:r>
        <w:rPr>
          <w:b/>
          <w:spacing w:val="-31"/>
        </w:rPr>
        <w:t xml:space="preserve"> </w:t>
      </w:r>
      <w:r>
        <w:rPr>
          <w:b/>
        </w:rPr>
        <w:t>network design</w:t>
      </w:r>
      <w:r>
        <w:rPr/>
        <w:t>. The following table displays a comparison between the two types of</w:t>
      </w:r>
      <w:r>
        <w:rPr>
          <w:spacing w:val="-19"/>
        </w:rPr>
        <w:t xml:space="preserve"> </w:t>
      </w:r>
      <w:r>
        <w:rPr/>
        <w:t>models.</w:t>
      </w:r>
    </w:p>
    <w:p>
      <w:pPr>
        <w:pStyle w:val="TextBody"/>
        <w:spacing w:lineRule="auto" w:line="280" w:before="4" w:after="0"/>
        <w:ind w:left="155" w:right="335" w:firstLine="338"/>
        <w:jc w:val="both"/>
        <w:rPr/>
      </w:pPr>
      <w:r>
        <w:rPr/>
        <w:t>So</w:t>
      </w:r>
      <w:r>
        <w:rPr>
          <w:spacing w:val="-13"/>
        </w:rPr>
        <w:t xml:space="preserve"> </w:t>
      </w:r>
      <w:r>
        <w:rPr/>
        <w:t>a</w:t>
      </w:r>
      <w:r>
        <w:rPr>
          <w:spacing w:val="-12"/>
        </w:rPr>
        <w:t xml:space="preserve"> </w:t>
      </w:r>
      <w:r>
        <w:rPr/>
        <w:t>rule</w:t>
      </w:r>
      <w:r>
        <w:rPr>
          <w:spacing w:val="-12"/>
        </w:rPr>
        <w:t xml:space="preserve"> </w:t>
      </w:r>
      <w:r>
        <w:rPr/>
        <w:t>of</w:t>
      </w:r>
      <w:r>
        <w:rPr>
          <w:spacing w:val="-12"/>
        </w:rPr>
        <w:t xml:space="preserve"> </w:t>
      </w:r>
      <w:r>
        <w:rPr/>
        <w:t>thumb</w:t>
      </w:r>
      <w:r>
        <w:rPr>
          <w:spacing w:val="-12"/>
        </w:rPr>
        <w:t xml:space="preserve"> </w:t>
      </w:r>
      <w:r>
        <w:rPr/>
        <w:t>here</w:t>
      </w:r>
      <w:r>
        <w:rPr>
          <w:spacing w:val="-12"/>
        </w:rPr>
        <w:t xml:space="preserve"> </w:t>
      </w:r>
      <w:r>
        <w:rPr/>
        <w:t>is</w:t>
      </w:r>
      <w:r>
        <w:rPr>
          <w:spacing w:val="-13"/>
        </w:rPr>
        <w:t xml:space="preserve"> </w:t>
      </w:r>
      <w:r>
        <w:rPr/>
        <w:t>that,</w:t>
      </w:r>
      <w:r>
        <w:rPr>
          <w:spacing w:val="-10"/>
        </w:rPr>
        <w:t xml:space="preserve"> </w:t>
      </w:r>
      <w:r>
        <w:rPr/>
        <w:t>if</w:t>
      </w:r>
      <w:r>
        <w:rPr>
          <w:spacing w:val="-12"/>
        </w:rPr>
        <w:t xml:space="preserve"> </w:t>
      </w:r>
      <w:r>
        <w:rPr/>
        <w:t>one</w:t>
      </w:r>
      <w:r>
        <w:rPr>
          <w:spacing w:val="-12"/>
        </w:rPr>
        <w:t xml:space="preserve"> </w:t>
      </w:r>
      <w:r>
        <w:rPr/>
        <w:t>user</w:t>
      </w:r>
      <w:r>
        <w:rPr>
          <w:spacing w:val="-13"/>
        </w:rPr>
        <w:t xml:space="preserve"> </w:t>
      </w:r>
      <w:r>
        <w:rPr/>
        <w:t>wants</w:t>
      </w:r>
      <w:r>
        <w:rPr>
          <w:spacing w:val="-12"/>
        </w:rPr>
        <w:t xml:space="preserve"> </w:t>
      </w:r>
      <w:r>
        <w:rPr/>
        <w:t>to</w:t>
      </w:r>
      <w:r>
        <w:rPr>
          <w:spacing w:val="-12"/>
        </w:rPr>
        <w:t xml:space="preserve"> </w:t>
      </w:r>
      <w:r>
        <w:rPr/>
        <w:t>test</w:t>
      </w:r>
      <w:r>
        <w:rPr>
          <w:spacing w:val="-12"/>
        </w:rPr>
        <w:t xml:space="preserve"> </w:t>
      </w:r>
      <w:r>
        <w:rPr/>
        <w:t>the</w:t>
      </w:r>
      <w:r>
        <w:rPr>
          <w:spacing w:val="-12"/>
        </w:rPr>
        <w:t xml:space="preserve"> </w:t>
      </w:r>
      <w:r>
        <w:rPr/>
        <w:t>performance</w:t>
      </w:r>
      <w:r>
        <w:rPr>
          <w:spacing w:val="-12"/>
        </w:rPr>
        <w:t xml:space="preserve"> </w:t>
      </w:r>
      <w:r>
        <w:rPr/>
        <w:t>of</w:t>
      </w:r>
      <w:r>
        <w:rPr>
          <w:spacing w:val="-13"/>
        </w:rPr>
        <w:t xml:space="preserve"> </w:t>
      </w:r>
      <w:r>
        <w:rPr>
          <w:b/>
        </w:rPr>
        <w:t>exsisting</w:t>
      </w:r>
      <w:r>
        <w:rPr>
          <w:b/>
          <w:spacing w:val="-12"/>
        </w:rPr>
        <w:t xml:space="preserve"> </w:t>
      </w:r>
      <w:r>
        <w:rPr>
          <w:b/>
        </w:rPr>
        <w:t xml:space="preserve">technologies </w:t>
      </w:r>
      <w:r>
        <w:rPr/>
        <w:t>on</w:t>
      </w:r>
      <w:r>
        <w:rPr>
          <w:spacing w:val="-18"/>
        </w:rPr>
        <w:t xml:space="preserve"> </w:t>
      </w:r>
      <w:r>
        <w:rPr/>
        <w:t>some</w:t>
      </w:r>
      <w:r>
        <w:rPr>
          <w:spacing w:val="-18"/>
        </w:rPr>
        <w:t xml:space="preserve"> </w:t>
      </w:r>
      <w:r>
        <w:rPr/>
        <w:t>organic</w:t>
      </w:r>
      <w:r>
        <w:rPr>
          <w:spacing w:val="-18"/>
        </w:rPr>
        <w:t xml:space="preserve"> </w:t>
      </w:r>
      <w:r>
        <w:rPr/>
        <w:t>waste</w:t>
      </w:r>
      <w:r>
        <w:rPr>
          <w:spacing w:val="-17"/>
        </w:rPr>
        <w:t xml:space="preserve"> </w:t>
      </w:r>
      <w:r>
        <w:rPr/>
        <w:t>sources,</w:t>
      </w:r>
      <w:r>
        <w:rPr>
          <w:spacing w:val="-15"/>
        </w:rPr>
        <w:t xml:space="preserve"> </w:t>
      </w:r>
      <w:r>
        <w:rPr/>
        <w:t>then</w:t>
      </w:r>
      <w:r>
        <w:rPr>
          <w:spacing w:val="-18"/>
        </w:rPr>
        <w:t xml:space="preserve"> </w:t>
      </w:r>
      <w:r>
        <w:rPr/>
        <w:t>a</w:t>
      </w:r>
      <w:r>
        <w:rPr>
          <w:spacing w:val="-18"/>
        </w:rPr>
        <w:t xml:space="preserve"> </w:t>
      </w:r>
      <w:r>
        <w:rPr/>
        <w:t>management</w:t>
      </w:r>
      <w:r>
        <w:rPr>
          <w:spacing w:val="-17"/>
        </w:rPr>
        <w:t xml:space="preserve"> </w:t>
      </w:r>
      <w:r>
        <w:rPr/>
        <w:t>model</w:t>
      </w:r>
      <w:r>
        <w:rPr>
          <w:spacing w:val="-18"/>
        </w:rPr>
        <w:t xml:space="preserve"> </w:t>
      </w:r>
      <w:r>
        <w:rPr/>
        <w:t>is</w:t>
      </w:r>
      <w:r>
        <w:rPr>
          <w:spacing w:val="-18"/>
        </w:rPr>
        <w:t xml:space="preserve"> </w:t>
      </w:r>
      <w:r>
        <w:rPr/>
        <w:t>suggested;</w:t>
      </w:r>
      <w:r>
        <w:rPr>
          <w:spacing w:val="-14"/>
        </w:rPr>
        <w:t xml:space="preserve"> </w:t>
      </w:r>
      <w:r>
        <w:rPr/>
        <w:t>on</w:t>
      </w:r>
      <w:r>
        <w:rPr>
          <w:spacing w:val="-18"/>
        </w:rPr>
        <w:t xml:space="preserve"> </w:t>
      </w:r>
      <w:r>
        <w:rPr/>
        <w:t>the</w:t>
      </w:r>
      <w:r>
        <w:rPr>
          <w:spacing w:val="-17"/>
        </w:rPr>
        <w:t xml:space="preserve"> </w:t>
      </w:r>
      <w:r>
        <w:rPr/>
        <w:t>other</w:t>
      </w:r>
      <w:r>
        <w:rPr>
          <w:spacing w:val="-18"/>
        </w:rPr>
        <w:t xml:space="preserve"> </w:t>
      </w:r>
      <w:r>
        <w:rPr/>
        <w:t>hand,</w:t>
      </w:r>
      <w:r>
        <w:rPr>
          <w:spacing w:val="-15"/>
        </w:rPr>
        <w:t xml:space="preserve"> </w:t>
      </w:r>
      <w:r>
        <w:rPr/>
        <w:t>if</w:t>
      </w:r>
      <w:r>
        <w:rPr>
          <w:spacing w:val="-18"/>
        </w:rPr>
        <w:t xml:space="preserve"> </w:t>
      </w:r>
      <w:r>
        <w:rPr/>
        <w:t>one</w:t>
      </w:r>
      <w:r>
        <w:rPr>
          <w:spacing w:val="-18"/>
        </w:rPr>
        <w:t xml:space="preserve"> </w:t>
      </w:r>
      <w:r>
        <w:rPr/>
        <w:t>user wants</w:t>
      </w:r>
      <w:r>
        <w:rPr>
          <w:spacing w:val="-5"/>
        </w:rPr>
        <w:t xml:space="preserve"> </w:t>
      </w:r>
      <w:r>
        <w:rPr/>
        <w:t>to</w:t>
      </w:r>
      <w:r>
        <w:rPr>
          <w:spacing w:val="-5"/>
        </w:rPr>
        <w:t xml:space="preserve"> </w:t>
      </w:r>
      <w:r>
        <w:rPr>
          <w:b/>
        </w:rPr>
        <w:t>select</w:t>
      </w:r>
      <w:r>
        <w:rPr>
          <w:b/>
          <w:spacing w:val="-4"/>
        </w:rPr>
        <w:t xml:space="preserve"> </w:t>
      </w:r>
      <w:r>
        <w:rPr>
          <w:b/>
        </w:rPr>
        <w:t>technologies</w:t>
      </w:r>
      <w:r>
        <w:rPr>
          <w:b/>
          <w:spacing w:val="-5"/>
        </w:rPr>
        <w:t xml:space="preserve"> </w:t>
      </w:r>
      <w:r>
        <w:rPr>
          <w:b/>
        </w:rPr>
        <w:t>to</w:t>
      </w:r>
      <w:r>
        <w:rPr>
          <w:b/>
          <w:spacing w:val="-4"/>
        </w:rPr>
        <w:t xml:space="preserve"> </w:t>
      </w:r>
      <w:r>
        <w:rPr>
          <w:b/>
        </w:rPr>
        <w:t>be</w:t>
      </w:r>
      <w:r>
        <w:rPr>
          <w:b/>
          <w:spacing w:val="-5"/>
        </w:rPr>
        <w:t xml:space="preserve"> </w:t>
      </w:r>
      <w:r>
        <w:rPr>
          <w:b/>
        </w:rPr>
        <w:t>installed</w:t>
      </w:r>
      <w:r>
        <w:rPr>
          <w:b/>
          <w:spacing w:val="-4"/>
        </w:rPr>
        <w:t xml:space="preserve"> </w:t>
      </w:r>
      <w:r>
        <w:rPr/>
        <w:t>in</w:t>
      </w:r>
      <w:r>
        <w:rPr>
          <w:spacing w:val="-5"/>
        </w:rPr>
        <w:t xml:space="preserve"> </w:t>
      </w:r>
      <w:r>
        <w:rPr/>
        <w:t>the</w:t>
      </w:r>
      <w:r>
        <w:rPr>
          <w:spacing w:val="-4"/>
        </w:rPr>
        <w:t xml:space="preserve"> </w:t>
      </w:r>
      <w:r>
        <w:rPr/>
        <w:t>region,</w:t>
      </w:r>
      <w:r>
        <w:rPr>
          <w:spacing w:val="-5"/>
        </w:rPr>
        <w:t xml:space="preserve"> </w:t>
      </w:r>
      <w:r>
        <w:rPr/>
        <w:t>then</w:t>
      </w:r>
      <w:r>
        <w:rPr>
          <w:spacing w:val="-4"/>
        </w:rPr>
        <w:t xml:space="preserve"> </w:t>
      </w:r>
      <w:r>
        <w:rPr/>
        <w:t>a</w:t>
      </w:r>
      <w:r>
        <w:rPr>
          <w:spacing w:val="-5"/>
        </w:rPr>
        <w:t xml:space="preserve"> </w:t>
      </w:r>
      <w:r>
        <w:rPr/>
        <w:t>design</w:t>
      </w:r>
      <w:r>
        <w:rPr>
          <w:spacing w:val="-5"/>
        </w:rPr>
        <w:t xml:space="preserve"> </w:t>
      </w:r>
      <w:r>
        <w:rPr/>
        <w:t>model</w:t>
      </w:r>
      <w:r>
        <w:rPr>
          <w:spacing w:val="-4"/>
        </w:rPr>
        <w:t xml:space="preserve"> </w:t>
      </w:r>
      <w:r>
        <w:rPr/>
        <w:t>is</w:t>
      </w:r>
      <w:r>
        <w:rPr>
          <w:spacing w:val="-5"/>
        </w:rPr>
        <w:t xml:space="preserve"> </w:t>
      </w:r>
      <w:r>
        <w:rPr/>
        <w:t>recommended.</w:t>
      </w:r>
    </w:p>
    <w:p>
      <w:pPr>
        <w:pStyle w:val="TextBody"/>
        <w:spacing w:lineRule="auto" w:line="280"/>
        <w:ind w:left="155" w:right="333" w:firstLine="338"/>
        <w:jc w:val="both"/>
        <w:rPr/>
      </w:pPr>
      <w:r>
        <w:rPr/>
        <w:t xml:space="preserve">The time basis can also be selected in this step, where possible options are </w:t>
      </w:r>
      <w:r>
        <w:rPr>
          <w:b/>
        </w:rPr>
        <w:t>year, month, day</w:t>
      </w:r>
      <w:r>
        <w:rPr/>
        <w:t>. All input data, output data, and the model will be set on a time basis.</w:t>
      </w:r>
    </w:p>
    <w:p>
      <w:pPr>
        <w:pStyle w:val="TextBody"/>
        <w:spacing w:before="4" w:after="0"/>
        <w:rPr>
          <w:sz w:val="26"/>
        </w:rPr>
      </w:pPr>
      <w:r>
        <w:rPr>
          <w:sz w:val="26"/>
        </w:rPr>
      </w:r>
    </w:p>
    <w:p>
      <w:pPr>
        <w:pStyle w:val="Heading2"/>
        <w:numPr>
          <w:ilvl w:val="1"/>
          <w:numId w:val="3"/>
        </w:numPr>
        <w:tabs>
          <w:tab w:val="clear" w:pos="720"/>
          <w:tab w:val="left" w:pos="693" w:leader="none"/>
          <w:tab w:val="left" w:pos="694" w:leader="none"/>
        </w:tabs>
        <w:ind w:left="693" w:hanging="539"/>
        <w:rPr/>
      </w:pPr>
      <w:bookmarkStart w:id="58" w:name="Edit_a_Model_-_Supply,_Technology_and_De"/>
      <w:bookmarkStart w:id="59" w:name="_bookmark39"/>
      <w:bookmarkEnd w:id="58"/>
      <w:bookmarkEnd w:id="59"/>
      <w:r>
        <w:rPr/>
        <w:t xml:space="preserve">Edit a Model - </w:t>
      </w:r>
      <w:r>
        <w:rPr>
          <w:spacing w:val="-4"/>
        </w:rPr>
        <w:t xml:space="preserve">Supply, </w:t>
      </w:r>
      <w:r>
        <w:rPr>
          <w:spacing w:val="-3"/>
        </w:rPr>
        <w:t xml:space="preserve">Technology </w:t>
      </w:r>
      <w:r>
        <w:rPr/>
        <w:t>and</w:t>
      </w:r>
      <w:r>
        <w:rPr>
          <w:spacing w:val="-1"/>
        </w:rPr>
        <w:t xml:space="preserve"> </w:t>
      </w:r>
      <w:r>
        <w:rPr/>
        <w:t>Demand</w:t>
      </w:r>
    </w:p>
    <w:p>
      <w:pPr>
        <w:pStyle w:val="TextBody"/>
        <w:spacing w:before="204" w:after="0"/>
        <w:ind w:left="155" w:hanging="0"/>
        <w:jc w:val="both"/>
        <w:rPr/>
      </w:pPr>
      <w:r>
        <w:rPr/>
        <w:t>First of all we want to explain what is a supply, technology, or demand in an OWM problem.</w:t>
      </w:r>
    </w:p>
    <w:p>
      <w:pPr>
        <w:pStyle w:val="TextBody"/>
        <w:spacing w:before="5" w:after="0"/>
        <w:rPr>
          <w:sz w:val="23"/>
        </w:rPr>
      </w:pPr>
      <w:r>
        <w:rPr>
          <w:sz w:val="23"/>
        </w:rPr>
      </w:r>
    </w:p>
    <w:p>
      <w:pPr>
        <w:sectPr>
          <w:headerReference w:type="default" r:id="rId82"/>
          <w:footerReference w:type="default" r:id="rId83"/>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lineRule="auto" w:line="280" w:before="0" w:after="0"/>
        <w:ind w:left="701" w:right="335" w:hanging="546"/>
        <w:rPr/>
      </w:pPr>
      <w:r>
        <w:rPr/>
        <w:t xml:space="preserve">A supply is used to add a feedstock into the whole system. </w:t>
      </w:r>
      <w:r>
        <w:rPr>
          <w:spacing w:val="-11"/>
        </w:rPr>
        <w:t xml:space="preserve">To </w:t>
      </w:r>
      <w:r>
        <w:rPr/>
        <w:t xml:space="preserve">define a </w:t>
      </w:r>
      <w:r>
        <w:rPr>
          <w:spacing w:val="-4"/>
        </w:rPr>
        <w:t xml:space="preserve">supply, </w:t>
      </w:r>
      <w:r>
        <w:rPr/>
        <w:t>the user needs to define its name, geographical location, supplied product, price, and</w:t>
      </w:r>
      <w:r>
        <w:rPr>
          <w:spacing w:val="-24"/>
        </w:rPr>
        <w:t xml:space="preserve"> </w:t>
      </w:r>
      <w:r>
        <w:rPr>
          <w:spacing w:val="-3"/>
        </w:rPr>
        <w:t>capacity.</w:t>
      </w:r>
    </w:p>
    <w:p>
      <w:pPr>
        <w:pStyle w:val="TextBody"/>
        <w:rPr>
          <w:sz w:val="20"/>
        </w:rPr>
      </w:pPr>
      <w:r>
        <w:rPr>
          <w:sz w:val="20"/>
        </w:rPr>
      </w:r>
    </w:p>
    <w:p>
      <w:pPr>
        <w:pStyle w:val="TextBody"/>
        <w:spacing w:before="9" w:after="0"/>
        <w:rPr>
          <w:sz w:val="19"/>
        </w:rPr>
      </w:pPr>
      <w:r>
        <w:rPr>
          <w:sz w:val="19"/>
        </w:rPr>
      </w:r>
    </w:p>
    <w:tbl>
      <w:tblPr>
        <w:tblW w:w="8481" w:type="dxa"/>
        <w:jc w:val="left"/>
        <w:tblInd w:w="747" w:type="dxa"/>
        <w:tblLayout w:type="fixed"/>
        <w:tblCellMar>
          <w:top w:w="0" w:type="dxa"/>
          <w:left w:w="0" w:type="dxa"/>
          <w:bottom w:w="0" w:type="dxa"/>
          <w:right w:w="0" w:type="dxa"/>
        </w:tblCellMar>
        <w:tblLook w:firstRow="1" w:noVBand="0" w:lastRow="1" w:firstColumn="1" w:lastColumn="1" w:noHBand="0" w:val="01e0"/>
      </w:tblPr>
      <w:tblGrid>
        <w:gridCol w:w="2992"/>
        <w:gridCol w:w="2088"/>
        <w:gridCol w:w="3401"/>
      </w:tblGrid>
      <w:tr>
        <w:trPr>
          <w:trHeight w:val="284" w:hRule="atLeast"/>
        </w:trPr>
        <w:tc>
          <w:tcPr>
            <w:tcW w:w="2992" w:type="dxa"/>
            <w:tcBorders>
              <w:top w:val="single" w:sz="4" w:space="0" w:color="000000"/>
              <w:bottom w:val="single" w:sz="4" w:space="0" w:color="000000"/>
            </w:tcBorders>
          </w:tcPr>
          <w:p>
            <w:pPr>
              <w:pStyle w:val="TableParagraph"/>
              <w:widowControl w:val="false"/>
              <w:spacing w:before="11" w:after="0"/>
              <w:ind w:left="85" w:right="85" w:hanging="0"/>
              <w:rPr>
                <w:b/>
                <w:b/>
                <w:sz w:val="20"/>
              </w:rPr>
            </w:pPr>
            <w:r>
              <w:rPr>
                <w:b/>
                <w:sz w:val="20"/>
              </w:rPr>
              <w:t>Item</w:t>
            </w:r>
          </w:p>
        </w:tc>
        <w:tc>
          <w:tcPr>
            <w:tcW w:w="2088" w:type="dxa"/>
            <w:tcBorders>
              <w:top w:val="single" w:sz="4" w:space="0" w:color="000000"/>
              <w:bottom w:val="single" w:sz="4" w:space="0" w:color="000000"/>
            </w:tcBorders>
          </w:tcPr>
          <w:p>
            <w:pPr>
              <w:pStyle w:val="TableParagraph"/>
              <w:widowControl w:val="false"/>
              <w:spacing w:before="11" w:after="0"/>
              <w:ind w:left="445" w:hanging="0"/>
              <w:jc w:val="left"/>
              <w:rPr>
                <w:b/>
                <w:b/>
                <w:sz w:val="20"/>
              </w:rPr>
            </w:pPr>
            <w:r>
              <w:rPr>
                <w:b/>
                <w:sz w:val="20"/>
              </w:rPr>
              <w:t>Management</w:t>
            </w:r>
          </w:p>
        </w:tc>
        <w:tc>
          <w:tcPr>
            <w:tcW w:w="3401" w:type="dxa"/>
            <w:tcBorders>
              <w:top w:val="single" w:sz="4" w:space="0" w:color="000000"/>
              <w:bottom w:val="single" w:sz="4" w:space="0" w:color="000000"/>
            </w:tcBorders>
          </w:tcPr>
          <w:p>
            <w:pPr>
              <w:pStyle w:val="TableParagraph"/>
              <w:widowControl w:val="false"/>
              <w:spacing w:before="11" w:after="0"/>
              <w:ind w:left="92" w:right="92" w:hanging="0"/>
              <w:rPr>
                <w:b/>
                <w:b/>
                <w:sz w:val="20"/>
              </w:rPr>
            </w:pPr>
            <w:r>
              <w:rPr>
                <w:b/>
                <w:sz w:val="20"/>
              </w:rPr>
              <w:t>Design</w:t>
            </w:r>
          </w:p>
        </w:tc>
      </w:tr>
      <w:tr>
        <w:trPr>
          <w:trHeight w:val="284" w:hRule="atLeast"/>
        </w:trPr>
        <w:tc>
          <w:tcPr>
            <w:tcW w:w="2992" w:type="dxa"/>
            <w:tcBorders>
              <w:top w:val="single" w:sz="4" w:space="0" w:color="000000"/>
              <w:bottom w:val="single" w:sz="4" w:space="0" w:color="000000"/>
            </w:tcBorders>
          </w:tcPr>
          <w:p>
            <w:pPr>
              <w:pStyle w:val="TableParagraph"/>
              <w:widowControl w:val="false"/>
              <w:spacing w:before="0" w:after="0"/>
              <w:jc w:val="left"/>
              <w:rPr>
                <w:rFonts w:ascii="Times New Roman" w:hAnsi="Times New Roman"/>
                <w:sz w:val="20"/>
              </w:rPr>
            </w:pPr>
            <w:r>
              <w:rPr>
                <w:rFonts w:ascii="Times New Roman" w:hAnsi="Times New Roman"/>
                <w:sz w:val="20"/>
              </w:rPr>
            </w:r>
          </w:p>
        </w:tc>
        <w:tc>
          <w:tcPr>
            <w:tcW w:w="2088" w:type="dxa"/>
            <w:tcBorders>
              <w:top w:val="single" w:sz="4" w:space="0" w:color="000000"/>
              <w:bottom w:val="single" w:sz="4" w:space="0" w:color="000000"/>
            </w:tcBorders>
          </w:tcPr>
          <w:p>
            <w:pPr>
              <w:pStyle w:val="TableParagraph"/>
              <w:widowControl w:val="false"/>
              <w:spacing w:before="7" w:after="0"/>
              <w:ind w:left="769" w:hanging="0"/>
              <w:jc w:val="left"/>
              <w:rPr>
                <w:sz w:val="20"/>
              </w:rPr>
            </w:pPr>
            <w:r>
              <w:rPr>
                <w:sz w:val="20"/>
              </w:rPr>
              <w:t>Input Data</w:t>
            </w:r>
          </w:p>
        </w:tc>
        <w:tc>
          <w:tcPr>
            <w:tcW w:w="3401" w:type="dxa"/>
            <w:tcBorders>
              <w:top w:val="single" w:sz="4" w:space="0" w:color="000000"/>
              <w:bottom w:val="single" w:sz="4" w:space="0" w:color="000000"/>
            </w:tcBorders>
          </w:tcPr>
          <w:p>
            <w:pPr>
              <w:pStyle w:val="TableParagraph"/>
              <w:widowControl w:val="false"/>
              <w:spacing w:before="0" w:after="0"/>
              <w:jc w:val="left"/>
              <w:rPr>
                <w:rFonts w:ascii="Times New Roman" w:hAnsi="Times New Roman"/>
                <w:sz w:val="20"/>
              </w:rPr>
            </w:pPr>
            <w:r>
              <w:rPr>
                <w:rFonts w:ascii="Times New Roman" w:hAnsi="Times New Roman"/>
                <w:sz w:val="20"/>
              </w:rPr>
            </w:r>
          </w:p>
        </w:tc>
      </w:tr>
      <w:tr>
        <w:trPr>
          <w:trHeight w:val="277" w:hRule="atLeast"/>
        </w:trPr>
        <w:tc>
          <w:tcPr>
            <w:tcW w:w="2992" w:type="dxa"/>
            <w:tcBorders>
              <w:top w:val="single" w:sz="4" w:space="0" w:color="000000"/>
            </w:tcBorders>
          </w:tcPr>
          <w:p>
            <w:pPr>
              <w:pStyle w:val="TableParagraph"/>
              <w:widowControl w:val="false"/>
              <w:spacing w:before="7" w:after="0"/>
              <w:ind w:left="85" w:right="85" w:hanging="0"/>
              <w:rPr>
                <w:sz w:val="20"/>
              </w:rPr>
            </w:pPr>
            <w:r>
              <w:rPr>
                <w:sz w:val="20"/>
              </w:rPr>
              <w:t>Supply Data</w:t>
            </w:r>
          </w:p>
        </w:tc>
        <w:tc>
          <w:tcPr>
            <w:tcW w:w="2088" w:type="dxa"/>
            <w:tcBorders>
              <w:top w:val="single" w:sz="4" w:space="0" w:color="000000"/>
            </w:tcBorders>
          </w:tcPr>
          <w:p>
            <w:pPr>
              <w:pStyle w:val="TableParagraph"/>
              <w:widowControl w:val="false"/>
              <w:spacing w:before="7" w:after="0"/>
              <w:ind w:left="696" w:hanging="0"/>
              <w:jc w:val="left"/>
              <w:rPr>
                <w:sz w:val="20"/>
              </w:rPr>
            </w:pPr>
            <w:r>
              <w:rPr>
                <w:sz w:val="20"/>
              </w:rPr>
              <w:t>Needed</w:t>
            </w:r>
          </w:p>
        </w:tc>
        <w:tc>
          <w:tcPr>
            <w:tcW w:w="3401" w:type="dxa"/>
            <w:tcBorders>
              <w:top w:val="single" w:sz="4" w:space="0" w:color="000000"/>
            </w:tcBorders>
          </w:tcPr>
          <w:p>
            <w:pPr>
              <w:pStyle w:val="TableParagraph"/>
              <w:widowControl w:val="false"/>
              <w:spacing w:before="7" w:after="0"/>
              <w:ind w:left="92" w:right="92" w:hanging="0"/>
              <w:rPr>
                <w:sz w:val="20"/>
              </w:rPr>
            </w:pPr>
            <w:r>
              <w:rPr>
                <w:sz w:val="20"/>
              </w:rPr>
              <w:t>Needed</w:t>
            </w:r>
          </w:p>
        </w:tc>
      </w:tr>
      <w:tr>
        <w:trPr>
          <w:trHeight w:val="286" w:hRule="atLeast"/>
        </w:trPr>
        <w:tc>
          <w:tcPr>
            <w:tcW w:w="2992" w:type="dxa"/>
            <w:tcBorders/>
          </w:tcPr>
          <w:p>
            <w:pPr>
              <w:pStyle w:val="TableParagraph"/>
              <w:widowControl w:val="false"/>
              <w:spacing w:before="17" w:after="0"/>
              <w:ind w:left="85" w:right="85" w:hanging="0"/>
              <w:rPr>
                <w:sz w:val="20"/>
              </w:rPr>
            </w:pPr>
            <w:r>
              <w:rPr>
                <w:sz w:val="20"/>
              </w:rPr>
              <w:t>Technology Site Data</w:t>
            </w:r>
          </w:p>
        </w:tc>
        <w:tc>
          <w:tcPr>
            <w:tcW w:w="2088" w:type="dxa"/>
            <w:tcBorders/>
          </w:tcPr>
          <w:p>
            <w:pPr>
              <w:pStyle w:val="TableParagraph"/>
              <w:widowControl w:val="false"/>
              <w:spacing w:before="17" w:after="0"/>
              <w:ind w:left="695" w:hanging="0"/>
              <w:jc w:val="left"/>
              <w:rPr>
                <w:sz w:val="20"/>
              </w:rPr>
            </w:pPr>
            <w:r>
              <w:rPr>
                <w:sz w:val="20"/>
              </w:rPr>
              <w:t>Needed</w:t>
            </w:r>
          </w:p>
        </w:tc>
        <w:tc>
          <w:tcPr>
            <w:tcW w:w="3401" w:type="dxa"/>
            <w:tcBorders/>
          </w:tcPr>
          <w:p>
            <w:pPr>
              <w:pStyle w:val="TableParagraph"/>
              <w:widowControl w:val="false"/>
              <w:spacing w:before="17" w:after="0"/>
              <w:ind w:left="92" w:right="92" w:hanging="0"/>
              <w:rPr>
                <w:sz w:val="20"/>
              </w:rPr>
            </w:pPr>
            <w:r>
              <w:rPr>
                <w:sz w:val="20"/>
              </w:rPr>
              <w:t>Optional</w:t>
            </w:r>
          </w:p>
        </w:tc>
      </w:tr>
      <w:tr>
        <w:trPr>
          <w:trHeight w:val="286" w:hRule="atLeast"/>
        </w:trPr>
        <w:tc>
          <w:tcPr>
            <w:tcW w:w="2992" w:type="dxa"/>
            <w:tcBorders/>
          </w:tcPr>
          <w:p>
            <w:pPr>
              <w:pStyle w:val="TableParagraph"/>
              <w:widowControl w:val="false"/>
              <w:spacing w:before="17" w:after="0"/>
              <w:ind w:left="85" w:right="85" w:hanging="0"/>
              <w:rPr>
                <w:sz w:val="20"/>
              </w:rPr>
            </w:pPr>
            <w:r>
              <w:rPr>
                <w:sz w:val="20"/>
              </w:rPr>
              <w:t>Technology Candidate Data</w:t>
            </w:r>
          </w:p>
        </w:tc>
        <w:tc>
          <w:tcPr>
            <w:tcW w:w="2088" w:type="dxa"/>
            <w:tcBorders/>
          </w:tcPr>
          <w:p>
            <w:pPr>
              <w:pStyle w:val="TableParagraph"/>
              <w:widowControl w:val="false"/>
              <w:spacing w:before="17" w:after="0"/>
              <w:ind w:left="367" w:hanging="0"/>
              <w:jc w:val="left"/>
              <w:rPr>
                <w:sz w:val="20"/>
              </w:rPr>
            </w:pPr>
            <w:r>
              <w:rPr>
                <w:sz w:val="20"/>
              </w:rPr>
              <w:t>Not Applicable</w:t>
            </w:r>
          </w:p>
        </w:tc>
        <w:tc>
          <w:tcPr>
            <w:tcW w:w="3401" w:type="dxa"/>
            <w:tcBorders/>
          </w:tcPr>
          <w:p>
            <w:pPr>
              <w:pStyle w:val="TableParagraph"/>
              <w:widowControl w:val="false"/>
              <w:spacing w:before="17" w:after="0"/>
              <w:ind w:left="92" w:right="92" w:hanging="0"/>
              <w:rPr>
                <w:sz w:val="20"/>
              </w:rPr>
            </w:pPr>
            <w:r>
              <w:rPr>
                <w:sz w:val="20"/>
              </w:rPr>
              <w:t>Needed</w:t>
            </w:r>
          </w:p>
        </w:tc>
      </w:tr>
      <w:tr>
        <w:trPr>
          <w:trHeight w:val="294" w:hRule="atLeast"/>
        </w:trPr>
        <w:tc>
          <w:tcPr>
            <w:tcW w:w="2992" w:type="dxa"/>
            <w:tcBorders>
              <w:bottom w:val="single" w:sz="4" w:space="0" w:color="000000"/>
            </w:tcBorders>
          </w:tcPr>
          <w:p>
            <w:pPr>
              <w:pStyle w:val="TableParagraph"/>
              <w:widowControl w:val="false"/>
              <w:spacing w:before="17" w:after="0"/>
              <w:ind w:left="85" w:right="85" w:hanging="0"/>
              <w:rPr>
                <w:sz w:val="20"/>
              </w:rPr>
            </w:pPr>
            <w:r>
              <w:rPr>
                <w:sz w:val="20"/>
              </w:rPr>
              <w:t>Consumer Data</w:t>
            </w:r>
          </w:p>
        </w:tc>
        <w:tc>
          <w:tcPr>
            <w:tcW w:w="2088" w:type="dxa"/>
            <w:tcBorders>
              <w:bottom w:val="single" w:sz="4" w:space="0" w:color="000000"/>
            </w:tcBorders>
          </w:tcPr>
          <w:p>
            <w:pPr>
              <w:pStyle w:val="TableParagraph"/>
              <w:widowControl w:val="false"/>
              <w:spacing w:before="17" w:after="0"/>
              <w:ind w:left="696" w:hanging="0"/>
              <w:jc w:val="left"/>
              <w:rPr>
                <w:sz w:val="20"/>
              </w:rPr>
            </w:pPr>
            <w:r>
              <w:rPr>
                <w:sz w:val="20"/>
              </w:rPr>
              <w:t>Needed</w:t>
            </w:r>
          </w:p>
        </w:tc>
        <w:tc>
          <w:tcPr>
            <w:tcW w:w="3401" w:type="dxa"/>
            <w:tcBorders>
              <w:bottom w:val="single" w:sz="4" w:space="0" w:color="000000"/>
            </w:tcBorders>
          </w:tcPr>
          <w:p>
            <w:pPr>
              <w:pStyle w:val="TableParagraph"/>
              <w:widowControl w:val="false"/>
              <w:spacing w:before="17" w:after="0"/>
              <w:ind w:left="92" w:right="92" w:hanging="0"/>
              <w:rPr>
                <w:sz w:val="20"/>
              </w:rPr>
            </w:pPr>
            <w:r>
              <w:rPr>
                <w:sz w:val="20"/>
              </w:rPr>
              <w:t>Needed</w:t>
            </w:r>
          </w:p>
        </w:tc>
      </w:tr>
      <w:tr>
        <w:trPr>
          <w:trHeight w:val="284" w:hRule="atLeast"/>
        </w:trPr>
        <w:tc>
          <w:tcPr>
            <w:tcW w:w="2992" w:type="dxa"/>
            <w:tcBorders>
              <w:top w:val="single" w:sz="4" w:space="0" w:color="000000"/>
              <w:bottom w:val="single" w:sz="4" w:space="0" w:color="000000"/>
            </w:tcBorders>
          </w:tcPr>
          <w:p>
            <w:pPr>
              <w:pStyle w:val="TableParagraph"/>
              <w:widowControl w:val="false"/>
              <w:spacing w:before="0" w:after="0"/>
              <w:jc w:val="left"/>
              <w:rPr>
                <w:rFonts w:ascii="Times New Roman" w:hAnsi="Times New Roman"/>
                <w:sz w:val="20"/>
              </w:rPr>
            </w:pPr>
            <w:r>
              <w:rPr>
                <w:rFonts w:ascii="Times New Roman" w:hAnsi="Times New Roman"/>
                <w:sz w:val="20"/>
              </w:rPr>
            </w:r>
          </w:p>
        </w:tc>
        <w:tc>
          <w:tcPr>
            <w:tcW w:w="2088" w:type="dxa"/>
            <w:tcBorders>
              <w:top w:val="single" w:sz="4" w:space="0" w:color="000000"/>
              <w:bottom w:val="single" w:sz="4" w:space="0" w:color="000000"/>
            </w:tcBorders>
          </w:tcPr>
          <w:p>
            <w:pPr>
              <w:pStyle w:val="TableParagraph"/>
              <w:widowControl w:val="false"/>
              <w:spacing w:before="7" w:after="0"/>
              <w:ind w:left="690" w:hanging="0"/>
              <w:jc w:val="left"/>
              <w:rPr>
                <w:sz w:val="20"/>
              </w:rPr>
            </w:pPr>
            <w:r>
              <w:rPr>
                <w:sz w:val="20"/>
              </w:rPr>
              <w:t>Output Data</w:t>
            </w:r>
          </w:p>
        </w:tc>
        <w:tc>
          <w:tcPr>
            <w:tcW w:w="3401" w:type="dxa"/>
            <w:tcBorders>
              <w:top w:val="single" w:sz="4" w:space="0" w:color="000000"/>
              <w:bottom w:val="single" w:sz="4" w:space="0" w:color="000000"/>
            </w:tcBorders>
          </w:tcPr>
          <w:p>
            <w:pPr>
              <w:pStyle w:val="TableParagraph"/>
              <w:widowControl w:val="false"/>
              <w:spacing w:before="0" w:after="0"/>
              <w:jc w:val="left"/>
              <w:rPr>
                <w:rFonts w:ascii="Times New Roman" w:hAnsi="Times New Roman"/>
                <w:sz w:val="20"/>
              </w:rPr>
            </w:pPr>
            <w:r>
              <w:rPr>
                <w:rFonts w:ascii="Times New Roman" w:hAnsi="Times New Roman"/>
                <w:sz w:val="20"/>
              </w:rPr>
            </w:r>
          </w:p>
        </w:tc>
      </w:tr>
      <w:tr>
        <w:trPr>
          <w:trHeight w:val="277" w:hRule="atLeast"/>
        </w:trPr>
        <w:tc>
          <w:tcPr>
            <w:tcW w:w="2992" w:type="dxa"/>
            <w:tcBorders>
              <w:top w:val="single" w:sz="4" w:space="0" w:color="000000"/>
            </w:tcBorders>
          </w:tcPr>
          <w:p>
            <w:pPr>
              <w:pStyle w:val="TableParagraph"/>
              <w:widowControl w:val="false"/>
              <w:spacing w:before="7" w:after="0"/>
              <w:ind w:left="85" w:right="85" w:hanging="0"/>
              <w:rPr>
                <w:sz w:val="20"/>
              </w:rPr>
            </w:pPr>
            <w:r>
              <w:rPr>
                <w:sz w:val="20"/>
              </w:rPr>
              <w:t>Transportation Results</w:t>
            </w:r>
          </w:p>
        </w:tc>
        <w:tc>
          <w:tcPr>
            <w:tcW w:w="2088" w:type="dxa"/>
            <w:tcBorders>
              <w:top w:val="single" w:sz="4" w:space="0" w:color="000000"/>
            </w:tcBorders>
          </w:tcPr>
          <w:p>
            <w:pPr>
              <w:pStyle w:val="TableParagraph"/>
              <w:widowControl w:val="false"/>
              <w:spacing w:before="7" w:after="0"/>
              <w:ind w:left="629" w:hanging="0"/>
              <w:jc w:val="left"/>
              <w:rPr>
                <w:sz w:val="20"/>
              </w:rPr>
            </w:pPr>
            <w:r>
              <w:rPr>
                <w:sz w:val="20"/>
              </w:rPr>
              <w:t>Available</w:t>
            </w:r>
          </w:p>
        </w:tc>
        <w:tc>
          <w:tcPr>
            <w:tcW w:w="3401" w:type="dxa"/>
            <w:tcBorders>
              <w:top w:val="single" w:sz="4" w:space="0" w:color="000000"/>
            </w:tcBorders>
          </w:tcPr>
          <w:p>
            <w:pPr>
              <w:pStyle w:val="TableParagraph"/>
              <w:widowControl w:val="false"/>
              <w:spacing w:before="7" w:after="0"/>
              <w:ind w:left="92" w:right="92" w:hanging="0"/>
              <w:rPr>
                <w:sz w:val="20"/>
              </w:rPr>
            </w:pPr>
            <w:r>
              <w:rPr>
                <w:sz w:val="20"/>
              </w:rPr>
              <w:t>Available</w:t>
            </w:r>
          </w:p>
        </w:tc>
      </w:tr>
      <w:tr>
        <w:trPr>
          <w:trHeight w:val="286" w:hRule="atLeast"/>
        </w:trPr>
        <w:tc>
          <w:tcPr>
            <w:tcW w:w="2992" w:type="dxa"/>
            <w:tcBorders/>
          </w:tcPr>
          <w:p>
            <w:pPr>
              <w:pStyle w:val="TableParagraph"/>
              <w:widowControl w:val="false"/>
              <w:spacing w:before="17" w:after="0"/>
              <w:ind w:left="85" w:right="85" w:hanging="0"/>
              <w:rPr>
                <w:sz w:val="20"/>
              </w:rPr>
            </w:pPr>
            <w:r>
              <w:rPr>
                <w:sz w:val="20"/>
              </w:rPr>
              <w:t>Technology Processing Results</w:t>
            </w:r>
          </w:p>
        </w:tc>
        <w:tc>
          <w:tcPr>
            <w:tcW w:w="2088" w:type="dxa"/>
            <w:tcBorders/>
          </w:tcPr>
          <w:p>
            <w:pPr>
              <w:pStyle w:val="TableParagraph"/>
              <w:widowControl w:val="false"/>
              <w:spacing w:before="17" w:after="0"/>
              <w:ind w:left="629" w:hanging="0"/>
              <w:jc w:val="left"/>
              <w:rPr>
                <w:sz w:val="20"/>
              </w:rPr>
            </w:pPr>
            <w:r>
              <w:rPr>
                <w:sz w:val="20"/>
              </w:rPr>
              <w:t>Available</w:t>
            </w:r>
          </w:p>
        </w:tc>
        <w:tc>
          <w:tcPr>
            <w:tcW w:w="3401" w:type="dxa"/>
            <w:tcBorders/>
          </w:tcPr>
          <w:p>
            <w:pPr>
              <w:pStyle w:val="TableParagraph"/>
              <w:widowControl w:val="false"/>
              <w:spacing w:before="17" w:after="0"/>
              <w:ind w:left="92" w:right="92" w:hanging="0"/>
              <w:rPr>
                <w:sz w:val="20"/>
              </w:rPr>
            </w:pPr>
            <w:r>
              <w:rPr>
                <w:sz w:val="20"/>
              </w:rPr>
              <w:t>Available</w:t>
            </w:r>
          </w:p>
        </w:tc>
      </w:tr>
      <w:tr>
        <w:trPr>
          <w:trHeight w:val="286" w:hRule="atLeast"/>
        </w:trPr>
        <w:tc>
          <w:tcPr>
            <w:tcW w:w="2992" w:type="dxa"/>
            <w:tcBorders/>
          </w:tcPr>
          <w:p>
            <w:pPr>
              <w:pStyle w:val="TableParagraph"/>
              <w:widowControl w:val="false"/>
              <w:spacing w:before="17" w:after="0"/>
              <w:ind w:left="85" w:right="85" w:hanging="0"/>
              <w:rPr>
                <w:sz w:val="20"/>
              </w:rPr>
            </w:pPr>
            <w:r>
              <w:rPr>
                <w:sz w:val="20"/>
              </w:rPr>
              <w:t>Technology Installation Results</w:t>
            </w:r>
          </w:p>
        </w:tc>
        <w:tc>
          <w:tcPr>
            <w:tcW w:w="2088" w:type="dxa"/>
            <w:tcBorders/>
          </w:tcPr>
          <w:p>
            <w:pPr>
              <w:pStyle w:val="TableParagraph"/>
              <w:widowControl w:val="false"/>
              <w:spacing w:before="17" w:after="0"/>
              <w:ind w:left="435" w:hanging="0"/>
              <w:jc w:val="left"/>
              <w:rPr>
                <w:sz w:val="20"/>
              </w:rPr>
            </w:pPr>
            <w:r>
              <w:rPr>
                <w:sz w:val="20"/>
              </w:rPr>
              <w:t>Not Available</w:t>
            </w:r>
          </w:p>
        </w:tc>
        <w:tc>
          <w:tcPr>
            <w:tcW w:w="3401" w:type="dxa"/>
            <w:tcBorders/>
          </w:tcPr>
          <w:p>
            <w:pPr>
              <w:pStyle w:val="TableParagraph"/>
              <w:widowControl w:val="false"/>
              <w:spacing w:before="17" w:after="0"/>
              <w:ind w:left="92" w:right="92" w:hanging="0"/>
              <w:rPr>
                <w:sz w:val="20"/>
              </w:rPr>
            </w:pPr>
            <w:r>
              <w:rPr>
                <w:sz w:val="20"/>
              </w:rPr>
              <w:t>Available</w:t>
            </w:r>
          </w:p>
        </w:tc>
      </w:tr>
      <w:tr>
        <w:trPr>
          <w:trHeight w:val="286" w:hRule="atLeast"/>
        </w:trPr>
        <w:tc>
          <w:tcPr>
            <w:tcW w:w="2992" w:type="dxa"/>
            <w:tcBorders/>
          </w:tcPr>
          <w:p>
            <w:pPr>
              <w:pStyle w:val="TableParagraph"/>
              <w:widowControl w:val="false"/>
              <w:spacing w:before="17" w:after="0"/>
              <w:ind w:left="85" w:right="85" w:hanging="0"/>
              <w:rPr>
                <w:sz w:val="20"/>
              </w:rPr>
            </w:pPr>
            <w:r>
              <w:rPr>
                <w:sz w:val="20"/>
              </w:rPr>
              <w:t>Supply and Demand Results</w:t>
            </w:r>
          </w:p>
        </w:tc>
        <w:tc>
          <w:tcPr>
            <w:tcW w:w="2088" w:type="dxa"/>
            <w:tcBorders/>
          </w:tcPr>
          <w:p>
            <w:pPr>
              <w:pStyle w:val="TableParagraph"/>
              <w:widowControl w:val="false"/>
              <w:spacing w:before="17" w:after="0"/>
              <w:ind w:left="629" w:hanging="0"/>
              <w:jc w:val="left"/>
              <w:rPr>
                <w:sz w:val="20"/>
              </w:rPr>
            </w:pPr>
            <w:r>
              <w:rPr>
                <w:sz w:val="20"/>
              </w:rPr>
              <w:t>Available</w:t>
            </w:r>
          </w:p>
        </w:tc>
        <w:tc>
          <w:tcPr>
            <w:tcW w:w="3401" w:type="dxa"/>
            <w:tcBorders/>
          </w:tcPr>
          <w:p>
            <w:pPr>
              <w:pStyle w:val="TableParagraph"/>
              <w:widowControl w:val="false"/>
              <w:spacing w:before="17" w:after="0"/>
              <w:ind w:left="92" w:right="92" w:hanging="0"/>
              <w:rPr>
                <w:sz w:val="20"/>
              </w:rPr>
            </w:pPr>
            <w:r>
              <w:rPr>
                <w:sz w:val="20"/>
              </w:rPr>
              <w:t>Available</w:t>
            </w:r>
          </w:p>
        </w:tc>
      </w:tr>
      <w:tr>
        <w:trPr>
          <w:trHeight w:val="294" w:hRule="atLeast"/>
        </w:trPr>
        <w:tc>
          <w:tcPr>
            <w:tcW w:w="2992" w:type="dxa"/>
            <w:tcBorders>
              <w:bottom w:val="single" w:sz="4" w:space="0" w:color="000000"/>
            </w:tcBorders>
          </w:tcPr>
          <w:p>
            <w:pPr>
              <w:pStyle w:val="TableParagraph"/>
              <w:widowControl w:val="false"/>
              <w:spacing w:before="17" w:after="0"/>
              <w:ind w:left="85" w:right="85" w:hanging="0"/>
              <w:rPr>
                <w:sz w:val="20"/>
              </w:rPr>
            </w:pPr>
            <w:r>
              <w:rPr>
                <w:sz w:val="20"/>
              </w:rPr>
              <w:t>Price of Materials</w:t>
            </w:r>
          </w:p>
        </w:tc>
        <w:tc>
          <w:tcPr>
            <w:tcW w:w="2088" w:type="dxa"/>
            <w:tcBorders>
              <w:bottom w:val="single" w:sz="4" w:space="0" w:color="000000"/>
            </w:tcBorders>
          </w:tcPr>
          <w:p>
            <w:pPr>
              <w:pStyle w:val="TableParagraph"/>
              <w:widowControl w:val="false"/>
              <w:spacing w:before="17" w:after="0"/>
              <w:ind w:left="629" w:hanging="0"/>
              <w:jc w:val="left"/>
              <w:rPr>
                <w:sz w:val="20"/>
              </w:rPr>
            </w:pPr>
            <w:r>
              <w:rPr>
                <w:sz w:val="20"/>
              </w:rPr>
              <w:t>Available</w:t>
            </w:r>
          </w:p>
        </w:tc>
        <w:tc>
          <w:tcPr>
            <w:tcW w:w="3401" w:type="dxa"/>
            <w:tcBorders>
              <w:bottom w:val="single" w:sz="4" w:space="0" w:color="000000"/>
            </w:tcBorders>
          </w:tcPr>
          <w:p>
            <w:pPr>
              <w:pStyle w:val="TableParagraph"/>
              <w:widowControl w:val="false"/>
              <w:spacing w:before="17" w:after="0"/>
              <w:ind w:left="92" w:right="92" w:hanging="0"/>
              <w:rPr>
                <w:sz w:val="20"/>
              </w:rPr>
            </w:pPr>
            <w:r>
              <w:rPr>
                <w:sz w:val="20"/>
              </w:rPr>
              <w:t>Not Available</w:t>
            </w:r>
          </w:p>
        </w:tc>
      </w:tr>
      <w:tr>
        <w:trPr>
          <w:trHeight w:val="284" w:hRule="atLeast"/>
        </w:trPr>
        <w:tc>
          <w:tcPr>
            <w:tcW w:w="2992" w:type="dxa"/>
            <w:tcBorders/>
          </w:tcPr>
          <w:p>
            <w:pPr>
              <w:pStyle w:val="TableParagraph"/>
              <w:widowControl w:val="false"/>
              <w:spacing w:before="0" w:after="0"/>
              <w:jc w:val="left"/>
              <w:rPr>
                <w:rFonts w:ascii="Times New Roman" w:hAnsi="Times New Roman"/>
                <w:sz w:val="20"/>
              </w:rPr>
            </w:pPr>
            <w:r>
              <w:rPr>
                <w:rFonts w:ascii="Times New Roman" w:hAnsi="Times New Roman"/>
                <w:sz w:val="20"/>
              </w:rPr>
            </w:r>
          </w:p>
        </w:tc>
        <w:tc>
          <w:tcPr>
            <w:tcW w:w="2088" w:type="dxa"/>
            <w:tcBorders/>
          </w:tcPr>
          <w:p>
            <w:pPr>
              <w:pStyle w:val="TableParagraph"/>
              <w:widowControl w:val="false"/>
              <w:spacing w:before="7" w:after="0"/>
              <w:ind w:left="436" w:hanging="0"/>
              <w:jc w:val="left"/>
              <w:rPr>
                <w:sz w:val="20"/>
              </w:rPr>
            </w:pPr>
            <w:r>
              <w:rPr>
                <w:sz w:val="20"/>
              </w:rPr>
              <w:t>Other Information</w:t>
            </w:r>
          </w:p>
        </w:tc>
        <w:tc>
          <w:tcPr>
            <w:tcW w:w="3401" w:type="dxa"/>
            <w:tcBorders/>
          </w:tcPr>
          <w:p>
            <w:pPr>
              <w:pStyle w:val="TableParagraph"/>
              <w:widowControl w:val="false"/>
              <w:spacing w:before="0" w:after="0"/>
              <w:jc w:val="left"/>
              <w:rPr>
                <w:rFonts w:ascii="Times New Roman" w:hAnsi="Times New Roman"/>
                <w:sz w:val="20"/>
              </w:rPr>
            </w:pPr>
            <w:r>
              <w:rPr>
                <w:rFonts w:ascii="Times New Roman" w:hAnsi="Times New Roman"/>
                <w:sz w:val="20"/>
              </w:rPr>
            </w:r>
          </w:p>
        </w:tc>
      </w:tr>
      <w:tr>
        <w:trPr>
          <w:trHeight w:val="277" w:hRule="atLeast"/>
        </w:trPr>
        <w:tc>
          <w:tcPr>
            <w:tcW w:w="2992" w:type="dxa"/>
            <w:tcBorders>
              <w:top w:val="single" w:sz="4" w:space="0" w:color="000000"/>
            </w:tcBorders>
          </w:tcPr>
          <w:p>
            <w:pPr>
              <w:pStyle w:val="TableParagraph"/>
              <w:widowControl w:val="false"/>
              <w:spacing w:before="7" w:after="0"/>
              <w:ind w:left="85" w:right="85" w:hanging="0"/>
              <w:rPr>
                <w:sz w:val="20"/>
              </w:rPr>
            </w:pPr>
            <w:r>
              <w:rPr>
                <w:sz w:val="20"/>
              </w:rPr>
              <w:t>Mathematical Model</w:t>
            </w:r>
          </w:p>
        </w:tc>
        <w:tc>
          <w:tcPr>
            <w:tcW w:w="2088" w:type="dxa"/>
            <w:tcBorders>
              <w:top w:val="single" w:sz="4" w:space="0" w:color="000000"/>
            </w:tcBorders>
          </w:tcPr>
          <w:p>
            <w:pPr>
              <w:pStyle w:val="TableParagraph"/>
              <w:widowControl w:val="false"/>
              <w:spacing w:before="7" w:after="0"/>
              <w:ind w:left="119" w:hanging="0"/>
              <w:jc w:val="left"/>
              <w:rPr>
                <w:sz w:val="20"/>
              </w:rPr>
            </w:pPr>
            <w:r>
              <w:rPr>
                <w:sz w:val="20"/>
              </w:rPr>
              <w:t>Linear Programming</w:t>
            </w:r>
          </w:p>
        </w:tc>
        <w:tc>
          <w:tcPr>
            <w:tcW w:w="3401" w:type="dxa"/>
            <w:tcBorders>
              <w:top w:val="single" w:sz="4" w:space="0" w:color="000000"/>
            </w:tcBorders>
          </w:tcPr>
          <w:p>
            <w:pPr>
              <w:pStyle w:val="TableParagraph"/>
              <w:widowControl w:val="false"/>
              <w:spacing w:before="7" w:after="0"/>
              <w:ind w:left="92" w:right="92" w:hanging="0"/>
              <w:rPr>
                <w:sz w:val="20"/>
              </w:rPr>
            </w:pPr>
            <w:r>
              <w:rPr>
                <w:sz w:val="20"/>
              </w:rPr>
              <w:t>Mixed-Integer Linear Programming</w:t>
            </w:r>
          </w:p>
        </w:tc>
      </w:tr>
      <w:tr>
        <w:trPr>
          <w:trHeight w:val="286" w:hRule="atLeast"/>
        </w:trPr>
        <w:tc>
          <w:tcPr>
            <w:tcW w:w="2992" w:type="dxa"/>
            <w:tcBorders/>
          </w:tcPr>
          <w:p>
            <w:pPr>
              <w:pStyle w:val="TableParagraph"/>
              <w:widowControl w:val="false"/>
              <w:spacing w:before="17" w:after="0"/>
              <w:ind w:left="85" w:right="85" w:hanging="0"/>
              <w:rPr>
                <w:sz w:val="20"/>
              </w:rPr>
            </w:pPr>
            <w:r>
              <w:rPr>
                <w:sz w:val="20"/>
              </w:rPr>
              <w:t>Solver</w:t>
            </w:r>
          </w:p>
        </w:tc>
        <w:tc>
          <w:tcPr>
            <w:tcW w:w="2088" w:type="dxa"/>
            <w:tcBorders/>
          </w:tcPr>
          <w:p>
            <w:pPr>
              <w:pStyle w:val="TableParagraph"/>
              <w:widowControl w:val="false"/>
              <w:spacing w:before="17" w:after="0"/>
              <w:ind w:left="863" w:right="864" w:hanging="0"/>
              <w:rPr>
                <w:sz w:val="20"/>
              </w:rPr>
            </w:pPr>
            <w:r>
              <w:rPr>
                <w:sz w:val="20"/>
              </w:rPr>
              <w:t>Clp</w:t>
            </w:r>
          </w:p>
        </w:tc>
        <w:tc>
          <w:tcPr>
            <w:tcW w:w="3401" w:type="dxa"/>
            <w:tcBorders/>
          </w:tcPr>
          <w:p>
            <w:pPr>
              <w:pStyle w:val="TableParagraph"/>
              <w:widowControl w:val="false"/>
              <w:spacing w:before="17" w:after="0"/>
              <w:ind w:left="92" w:right="92" w:hanging="0"/>
              <w:rPr>
                <w:sz w:val="20"/>
              </w:rPr>
            </w:pPr>
            <w:r>
              <w:rPr>
                <w:sz w:val="20"/>
              </w:rPr>
              <w:t>Cbc</w:t>
            </w:r>
          </w:p>
        </w:tc>
      </w:tr>
      <w:tr>
        <w:trPr>
          <w:trHeight w:val="294" w:hRule="atLeast"/>
        </w:trPr>
        <w:tc>
          <w:tcPr>
            <w:tcW w:w="2992" w:type="dxa"/>
            <w:tcBorders>
              <w:bottom w:val="single" w:sz="4" w:space="0" w:color="000000"/>
            </w:tcBorders>
          </w:tcPr>
          <w:p>
            <w:pPr>
              <w:pStyle w:val="TableParagraph"/>
              <w:widowControl w:val="false"/>
              <w:spacing w:before="17" w:after="0"/>
              <w:ind w:left="85" w:right="85" w:hanging="0"/>
              <w:rPr>
                <w:sz w:val="20"/>
              </w:rPr>
            </w:pPr>
            <w:r>
              <w:rPr>
                <w:sz w:val="20"/>
              </w:rPr>
              <w:t>Suggested Problem Size</w:t>
            </w:r>
          </w:p>
        </w:tc>
        <w:tc>
          <w:tcPr>
            <w:tcW w:w="2088" w:type="dxa"/>
            <w:tcBorders>
              <w:bottom w:val="single" w:sz="4" w:space="0" w:color="000000"/>
            </w:tcBorders>
          </w:tcPr>
          <w:p>
            <w:pPr>
              <w:pStyle w:val="TableParagraph"/>
              <w:widowControl w:val="false"/>
              <w:spacing w:before="17" w:after="0"/>
              <w:ind w:left="496" w:hanging="0"/>
              <w:jc w:val="left"/>
              <w:rPr>
                <w:sz w:val="20"/>
              </w:rPr>
            </w:pPr>
            <w:r>
              <w:rPr>
                <w:sz w:val="20"/>
              </w:rPr>
              <w:t>&lt; 200 Nodes</w:t>
            </w:r>
          </w:p>
        </w:tc>
        <w:tc>
          <w:tcPr>
            <w:tcW w:w="3401" w:type="dxa"/>
            <w:tcBorders>
              <w:bottom w:val="single" w:sz="4" w:space="0" w:color="000000"/>
            </w:tcBorders>
          </w:tcPr>
          <w:p>
            <w:pPr>
              <w:pStyle w:val="TableParagraph"/>
              <w:widowControl w:val="false"/>
              <w:spacing w:before="17" w:after="0"/>
              <w:ind w:left="92" w:right="92" w:hanging="0"/>
              <w:rPr>
                <w:sz w:val="20"/>
              </w:rPr>
            </w:pPr>
            <w:r>
              <w:rPr>
                <w:sz w:val="20"/>
              </w:rPr>
              <w:t>&lt; 50 Nodes</w:t>
            </w:r>
          </w:p>
        </w:tc>
      </w:tr>
    </w:tbl>
    <w:p>
      <w:pPr>
        <w:pStyle w:val="TextBody"/>
        <w:spacing w:before="5" w:after="0"/>
        <w:rPr>
          <w:sz w:val="9"/>
        </w:rPr>
      </w:pPr>
      <w:r>
        <w:rPr>
          <w:sz w:val="9"/>
        </w:rPr>
      </w:r>
    </w:p>
    <w:p>
      <w:pPr>
        <w:pStyle w:val="TextBody"/>
        <w:spacing w:before="94" w:after="0"/>
        <w:ind w:left="373" w:right="550" w:hanging="0"/>
        <w:jc w:val="center"/>
        <w:rPr/>
      </w:pPr>
      <w:r>
        <w:rPr>
          <w:b/>
        </w:rPr>
        <w:t xml:space="preserve">Table 5: </w:t>
      </w:r>
      <w:r>
        <w:rPr/>
        <w:t>Comparison of management and design Model</w:t>
      </w:r>
    </w:p>
    <w:p>
      <w:pPr>
        <w:pStyle w:val="TextBody"/>
        <w:spacing w:before="7" w:after="0"/>
        <w:rPr>
          <w:sz w:val="35"/>
        </w:rPr>
      </w:pPr>
      <w:r>
        <w:rPr>
          <w:sz w:val="35"/>
        </w:rPr>
      </w:r>
    </w:p>
    <w:p>
      <w:pPr>
        <w:pStyle w:val="ListParagraph"/>
        <w:numPr>
          <w:ilvl w:val="0"/>
          <w:numId w:val="2"/>
        </w:numPr>
        <w:tabs>
          <w:tab w:val="clear" w:pos="720"/>
          <w:tab w:val="left" w:pos="375" w:leader="none"/>
        </w:tabs>
        <w:spacing w:lineRule="auto" w:line="280" w:before="0" w:after="0"/>
        <w:ind w:left="701" w:right="335" w:hanging="546"/>
        <w:jc w:val="both"/>
        <w:rPr/>
      </w:pPr>
      <w:r>
        <w:rPr/>
        <w:t xml:space="preserve">A technology is used to convert one or more feedstocks into one or more products. </w:t>
      </w:r>
      <w:r>
        <w:rPr>
          <w:spacing w:val="-11"/>
        </w:rPr>
        <w:t xml:space="preserve">To </w:t>
      </w:r>
      <w:r>
        <w:rPr/>
        <w:t xml:space="preserve">define a </w:t>
      </w:r>
      <w:r>
        <w:rPr>
          <w:spacing w:val="-3"/>
        </w:rPr>
        <w:t xml:space="preserve">technology, </w:t>
      </w:r>
      <w:r>
        <w:rPr/>
        <w:t xml:space="preserve">the user needs to define its name, geographical location, the technology used, and </w:t>
      </w:r>
      <w:r>
        <w:rPr>
          <w:spacing w:val="-3"/>
        </w:rPr>
        <w:t>capacity.</w:t>
      </w:r>
    </w:p>
    <w:p>
      <w:pPr>
        <w:pStyle w:val="ListParagraph"/>
        <w:numPr>
          <w:ilvl w:val="0"/>
          <w:numId w:val="2"/>
        </w:numPr>
        <w:tabs>
          <w:tab w:val="clear" w:pos="720"/>
          <w:tab w:val="left" w:pos="375" w:leader="none"/>
        </w:tabs>
        <w:spacing w:lineRule="auto" w:line="280" w:before="179" w:after="0"/>
        <w:ind w:left="701" w:right="335" w:hanging="546"/>
        <w:jc w:val="both"/>
        <w:rPr/>
      </w:pPr>
      <w:r>
        <w:rPr/>
        <w:t xml:space="preserve">A demand is used to take a product out of the whole system. </w:t>
      </w:r>
      <w:r>
        <w:rPr>
          <w:spacing w:val="-11"/>
        </w:rPr>
        <w:t xml:space="preserve">To </w:t>
      </w:r>
      <w:r>
        <w:rPr/>
        <w:t>define a demand, the user needs to define its name, geographical location, demanded product, price, and</w:t>
      </w:r>
      <w:r>
        <w:rPr>
          <w:spacing w:val="-30"/>
        </w:rPr>
        <w:t xml:space="preserve"> </w:t>
      </w:r>
      <w:r>
        <w:rPr>
          <w:spacing w:val="-3"/>
        </w:rPr>
        <w:t>capacity.</w:t>
      </w:r>
    </w:p>
    <w:p>
      <w:pPr>
        <w:pStyle w:val="TextBody"/>
        <w:spacing w:before="3" w:after="0"/>
        <w:rPr>
          <w:sz w:val="19"/>
        </w:rPr>
      </w:pPr>
      <w:r>
        <w:rPr>
          <w:sz w:val="19"/>
        </w:rPr>
      </w:r>
    </w:p>
    <w:p>
      <w:pPr>
        <w:pStyle w:val="TextBody"/>
        <w:spacing w:lineRule="auto" w:line="280"/>
        <w:ind w:left="155" w:right="333" w:firstLine="338"/>
        <w:jc w:val="both"/>
        <w:rPr/>
      </w:pPr>
      <w:r>
        <w:rPr/>
        <w:t>Here</w:t>
      </w:r>
      <w:r>
        <w:rPr>
          <w:spacing w:val="-14"/>
        </w:rPr>
        <w:t xml:space="preserve"> </w:t>
      </w:r>
      <w:r>
        <w:rPr/>
        <w:t>we</w:t>
      </w:r>
      <w:r>
        <w:rPr>
          <w:spacing w:val="-14"/>
        </w:rPr>
        <w:t xml:space="preserve"> </w:t>
      </w:r>
      <w:r>
        <w:rPr/>
        <w:t>want</w:t>
      </w:r>
      <w:r>
        <w:rPr>
          <w:spacing w:val="-14"/>
        </w:rPr>
        <w:t xml:space="preserve"> </w:t>
      </w:r>
      <w:r>
        <w:rPr/>
        <w:t>to</w:t>
      </w:r>
      <w:r>
        <w:rPr>
          <w:spacing w:val="-13"/>
        </w:rPr>
        <w:t xml:space="preserve"> </w:t>
      </w:r>
      <w:r>
        <w:rPr/>
        <w:t>emphasize</w:t>
      </w:r>
      <w:r>
        <w:rPr>
          <w:spacing w:val="-14"/>
        </w:rPr>
        <w:t xml:space="preserve"> </w:t>
      </w:r>
      <w:r>
        <w:rPr/>
        <w:t>that,</w:t>
      </w:r>
      <w:r>
        <w:rPr>
          <w:spacing w:val="-13"/>
        </w:rPr>
        <w:t xml:space="preserve"> </w:t>
      </w:r>
      <w:r>
        <w:rPr/>
        <w:t>the</w:t>
      </w:r>
      <w:r>
        <w:rPr>
          <w:spacing w:val="-14"/>
        </w:rPr>
        <w:t xml:space="preserve"> </w:t>
      </w:r>
      <w:r>
        <w:rPr/>
        <w:t>supply</w:t>
      </w:r>
      <w:r>
        <w:rPr>
          <w:spacing w:val="-13"/>
        </w:rPr>
        <w:t xml:space="preserve"> </w:t>
      </w:r>
      <w:r>
        <w:rPr/>
        <w:t>is</w:t>
      </w:r>
      <w:r>
        <w:rPr>
          <w:spacing w:val="-14"/>
        </w:rPr>
        <w:t xml:space="preserve"> </w:t>
      </w:r>
      <w:r>
        <w:rPr/>
        <w:t>for</w:t>
      </w:r>
      <w:r>
        <w:rPr>
          <w:spacing w:val="-14"/>
        </w:rPr>
        <w:t xml:space="preserve"> </w:t>
      </w:r>
      <w:r>
        <w:rPr/>
        <w:t>providing</w:t>
      </w:r>
      <w:r>
        <w:rPr>
          <w:spacing w:val="-14"/>
        </w:rPr>
        <w:t xml:space="preserve"> </w:t>
      </w:r>
      <w:r>
        <w:rPr/>
        <w:t>a</w:t>
      </w:r>
      <w:r>
        <w:rPr>
          <w:spacing w:val="-13"/>
        </w:rPr>
        <w:t xml:space="preserve"> </w:t>
      </w:r>
      <w:r>
        <w:rPr/>
        <w:t>feedstock</w:t>
      </w:r>
      <w:r>
        <w:rPr>
          <w:spacing w:val="-14"/>
        </w:rPr>
        <w:t xml:space="preserve"> </w:t>
      </w:r>
      <w:r>
        <w:rPr/>
        <w:t>from</w:t>
      </w:r>
      <w:r>
        <w:rPr>
          <w:spacing w:val="-14"/>
        </w:rPr>
        <w:t xml:space="preserve"> </w:t>
      </w:r>
      <w:r>
        <w:rPr/>
        <w:t>somewhere</w:t>
      </w:r>
      <w:r>
        <w:rPr>
          <w:spacing w:val="-13"/>
        </w:rPr>
        <w:t xml:space="preserve"> </w:t>
      </w:r>
      <w:r>
        <w:rPr/>
        <w:t xml:space="preserve">outside of the system to the system. It is different from the products generated in technologies, which are converted from some feedstocks in the system. And </w:t>
      </w:r>
      <w:r>
        <w:rPr>
          <w:spacing w:val="-3"/>
        </w:rPr>
        <w:t xml:space="preserve">similarly, </w:t>
      </w:r>
      <w:r>
        <w:rPr/>
        <w:t xml:space="preserve">the demand is to take products </w:t>
      </w:r>
      <w:r>
        <w:rPr>
          <w:spacing w:val="-4"/>
        </w:rPr>
        <w:t xml:space="preserve">from </w:t>
      </w:r>
      <w:r>
        <w:rPr/>
        <w:t>the system to somewhere outside and is different from the feedstock in</w:t>
      </w:r>
      <w:r>
        <w:rPr>
          <w:spacing w:val="-36"/>
        </w:rPr>
        <w:t xml:space="preserve"> </w:t>
      </w:r>
      <w:r>
        <w:rPr/>
        <w:t>technologies.</w:t>
      </w:r>
    </w:p>
    <w:p>
      <w:pPr>
        <w:pStyle w:val="TextBody"/>
        <w:spacing w:lineRule="auto" w:line="276"/>
        <w:ind w:left="156" w:right="333" w:firstLine="338"/>
        <w:jc w:val="both"/>
        <w:rPr/>
      </w:pPr>
      <w:r>
        <w:rPr>
          <w:spacing w:val="-11"/>
        </w:rPr>
        <w:t xml:space="preserve">To </w:t>
      </w:r>
      <w:r>
        <w:rPr/>
        <w:t xml:space="preserve">define the </w:t>
      </w:r>
      <w:r>
        <w:rPr>
          <w:spacing w:val="-4"/>
        </w:rPr>
        <w:t xml:space="preserve">supply, </w:t>
      </w:r>
      <w:r>
        <w:rPr>
          <w:spacing w:val="-3"/>
        </w:rPr>
        <w:t xml:space="preserve">technology, </w:t>
      </w:r>
      <w:r>
        <w:rPr/>
        <w:t xml:space="preserve">and demand of a model, the user can access through the </w:t>
      </w:r>
      <w:r>
        <w:rPr>
          <w:rFonts w:ascii="Courier New" w:hAnsi="Courier New"/>
        </w:rPr>
        <w:t>Step 2</w:t>
      </w:r>
      <w:r>
        <w:rPr/>
        <w:t xml:space="preserve">, </w:t>
      </w:r>
      <w:r>
        <w:rPr>
          <w:rFonts w:ascii="Courier New" w:hAnsi="Courier New"/>
        </w:rPr>
        <w:t>Step 3</w:t>
      </w:r>
      <w:r>
        <w:rPr/>
        <w:t xml:space="preserve">, and </w:t>
      </w:r>
      <w:r>
        <w:rPr>
          <w:rFonts w:ascii="Courier New" w:hAnsi="Courier New"/>
        </w:rPr>
        <w:t xml:space="preserve">Step 4 </w:t>
      </w:r>
      <w:r>
        <w:rPr/>
        <w:t xml:space="preserve">page at the model home page. The interface is shown in Figure </w:t>
      </w:r>
      <w:hyperlink w:anchor="_bookmark40">
        <w:r>
          <w:rPr>
            <w:color w:val="0000FF"/>
          </w:rPr>
          <w:t>20</w:t>
        </w:r>
      </w:hyperlink>
      <w:r>
        <w:rPr/>
        <w:t>. In</w:t>
      </w:r>
      <w:r>
        <w:rPr>
          <w:spacing w:val="-35"/>
        </w:rPr>
        <w:t xml:space="preserve"> </w:t>
      </w:r>
      <w:r>
        <w:rPr>
          <w:spacing w:val="-3"/>
        </w:rPr>
        <w:t xml:space="preserve">each </w:t>
      </w:r>
      <w:r>
        <w:rPr/>
        <w:t>step, the user can have similar options,</w:t>
      </w:r>
      <w:r>
        <w:rPr>
          <w:spacing w:val="-10"/>
        </w:rPr>
        <w:t xml:space="preserve"> </w:t>
      </w:r>
      <w:r>
        <w:rPr/>
        <w:t>including:</w:t>
      </w:r>
    </w:p>
    <w:p>
      <w:pPr>
        <w:pStyle w:val="TextBody"/>
        <w:spacing w:before="10" w:after="0"/>
        <w:rPr>
          <w:sz w:val="19"/>
        </w:rPr>
      </w:pPr>
      <w:r>
        <w:rPr>
          <w:sz w:val="19"/>
        </w:rPr>
      </w:r>
    </w:p>
    <w:p>
      <w:pPr>
        <w:pStyle w:val="ListParagraph"/>
        <w:numPr>
          <w:ilvl w:val="0"/>
          <w:numId w:val="2"/>
        </w:numPr>
        <w:tabs>
          <w:tab w:val="clear" w:pos="720"/>
          <w:tab w:val="left" w:pos="375" w:leader="none"/>
        </w:tabs>
        <w:spacing w:before="0" w:after="0"/>
        <w:ind w:left="374" w:hanging="219"/>
        <w:rPr/>
      </w:pPr>
      <w:r>
        <w:rPr/>
        <w:t>Upload</w:t>
      </w:r>
      <w:r>
        <w:rPr>
          <w:spacing w:val="-4"/>
        </w:rPr>
        <w:t xml:space="preserve"> </w:t>
      </w:r>
      <w:r>
        <w:rPr/>
        <w:t>Data:</w:t>
      </w:r>
      <w:r>
        <w:rPr>
          <w:spacing w:val="9"/>
        </w:rPr>
        <w:t xml:space="preserve"> </w:t>
      </w:r>
      <w:r>
        <w:rPr/>
        <w:t>to</w:t>
      </w:r>
      <w:r>
        <w:rPr>
          <w:spacing w:val="-4"/>
        </w:rPr>
        <w:t xml:space="preserve"> </w:t>
      </w:r>
      <w:r>
        <w:rPr/>
        <w:t>add</w:t>
      </w:r>
      <w:r>
        <w:rPr>
          <w:spacing w:val="-4"/>
        </w:rPr>
        <w:t xml:space="preserve"> </w:t>
      </w:r>
      <w:r>
        <w:rPr/>
        <w:t>a</w:t>
      </w:r>
      <w:r>
        <w:rPr>
          <w:spacing w:val="-4"/>
        </w:rPr>
        <w:t xml:space="preserve"> </w:t>
      </w:r>
      <w:r>
        <w:rPr/>
        <w:t>list</w:t>
      </w:r>
      <w:r>
        <w:rPr>
          <w:spacing w:val="-3"/>
        </w:rPr>
        <w:t xml:space="preserve"> </w:t>
      </w:r>
      <w:r>
        <w:rPr/>
        <w:t>of</w:t>
      </w:r>
      <w:r>
        <w:rPr>
          <w:spacing w:val="-4"/>
        </w:rPr>
        <w:t xml:space="preserve"> </w:t>
      </w:r>
      <w:r>
        <w:rPr/>
        <w:t>data</w:t>
      </w:r>
      <w:r>
        <w:rPr>
          <w:spacing w:val="-4"/>
        </w:rPr>
        <w:t xml:space="preserve"> </w:t>
      </w:r>
      <w:r>
        <w:rPr/>
        <w:t>to</w:t>
      </w:r>
      <w:r>
        <w:rPr>
          <w:spacing w:val="-3"/>
        </w:rPr>
        <w:t xml:space="preserve"> </w:t>
      </w:r>
      <w:r>
        <w:rPr/>
        <w:t>the</w:t>
      </w:r>
      <w:r>
        <w:rPr>
          <w:spacing w:val="-4"/>
        </w:rPr>
        <w:t xml:space="preserve"> </w:t>
      </w:r>
      <w:r>
        <w:rPr/>
        <w:t>model</w:t>
      </w:r>
      <w:r>
        <w:rPr>
          <w:spacing w:val="-4"/>
        </w:rPr>
        <w:t xml:space="preserve"> </w:t>
      </w:r>
      <w:r>
        <w:rPr/>
        <w:t>by</w:t>
      </w:r>
      <w:r>
        <w:rPr>
          <w:spacing w:val="-3"/>
        </w:rPr>
        <w:t xml:space="preserve"> </w:t>
      </w:r>
      <w:r>
        <w:rPr/>
        <w:t>uploading</w:t>
      </w:r>
      <w:r>
        <w:rPr>
          <w:spacing w:val="-4"/>
        </w:rPr>
        <w:t xml:space="preserve"> </w:t>
      </w:r>
      <w:r>
        <w:rPr/>
        <w:t>a</w:t>
      </w:r>
      <w:r>
        <w:rPr>
          <w:spacing w:val="-4"/>
        </w:rPr>
        <w:t xml:space="preserve"> </w:t>
      </w:r>
      <w:r>
        <w:rPr/>
        <w:t>csv</w:t>
      </w:r>
      <w:r>
        <w:rPr>
          <w:spacing w:val="-3"/>
        </w:rPr>
        <w:t xml:space="preserve"> </w:t>
      </w:r>
      <w:r>
        <w:rPr/>
        <w:t>file</w:t>
      </w:r>
      <w:r>
        <w:rPr>
          <w:spacing w:val="-4"/>
        </w:rPr>
        <w:t xml:space="preserve"> </w:t>
      </w:r>
      <w:r>
        <w:rPr/>
        <w:t>following</w:t>
      </w:r>
      <w:r>
        <w:rPr>
          <w:spacing w:val="-4"/>
        </w:rPr>
        <w:t xml:space="preserve"> </w:t>
      </w:r>
      <w:r>
        <w:rPr/>
        <w:t>a</w:t>
      </w:r>
      <w:r>
        <w:rPr>
          <w:spacing w:val="-3"/>
        </w:rPr>
        <w:t xml:space="preserve"> </w:t>
      </w:r>
      <w:r>
        <w:rPr/>
        <w:t>certain</w:t>
      </w:r>
      <w:r>
        <w:rPr>
          <w:spacing w:val="-4"/>
        </w:rPr>
        <w:t xml:space="preserve"> </w:t>
      </w:r>
      <w:r>
        <w:rPr/>
        <w:t>format;</w:t>
      </w:r>
    </w:p>
    <w:p>
      <w:pPr>
        <w:pStyle w:val="ListParagraph"/>
        <w:numPr>
          <w:ilvl w:val="0"/>
          <w:numId w:val="2"/>
        </w:numPr>
        <w:tabs>
          <w:tab w:val="clear" w:pos="720"/>
          <w:tab w:val="left" w:pos="375" w:leader="none"/>
        </w:tabs>
        <w:ind w:left="374" w:hanging="219"/>
        <w:rPr/>
      </w:pPr>
      <w:r>
        <w:rPr/>
        <w:t>Manual Entry: to add one data point to the model by manually filling out a</w:t>
      </w:r>
      <w:r>
        <w:rPr>
          <w:spacing w:val="-21"/>
        </w:rPr>
        <w:t xml:space="preserve"> </w:t>
      </w:r>
      <w:r>
        <w:rPr/>
        <w:t>form;</w:t>
      </w:r>
    </w:p>
    <w:p>
      <w:pPr>
        <w:pStyle w:val="ListParagraph"/>
        <w:numPr>
          <w:ilvl w:val="0"/>
          <w:numId w:val="2"/>
        </w:numPr>
        <w:tabs>
          <w:tab w:val="clear" w:pos="720"/>
          <w:tab w:val="left" w:pos="375" w:leader="none"/>
        </w:tabs>
        <w:spacing w:before="232" w:after="0"/>
        <w:ind w:left="374" w:hanging="219"/>
        <w:rPr/>
      </w:pPr>
      <w:r>
        <w:rPr/>
        <w:t>Load From Model: to add a list of data to the model by copying data from another</w:t>
      </w:r>
      <w:r>
        <w:rPr>
          <w:spacing w:val="-37"/>
        </w:rPr>
        <w:t xml:space="preserve"> </w:t>
      </w:r>
      <w:r>
        <w:rPr/>
        <w:t>model;</w:t>
      </w:r>
    </w:p>
    <w:p>
      <w:pPr>
        <w:pStyle w:val="ListParagraph"/>
        <w:numPr>
          <w:ilvl w:val="0"/>
          <w:numId w:val="2"/>
        </w:numPr>
        <w:tabs>
          <w:tab w:val="clear" w:pos="720"/>
          <w:tab w:val="left" w:pos="375" w:leader="none"/>
        </w:tabs>
        <w:ind w:left="374" w:hanging="219"/>
        <w:rPr/>
      </w:pPr>
      <w:r>
        <w:rPr/>
        <w:t>Clear Data: clean up data for this</w:t>
      </w:r>
      <w:r>
        <w:rPr>
          <w:spacing w:val="4"/>
        </w:rPr>
        <w:t xml:space="preserve"> </w:t>
      </w:r>
      <w:r>
        <w:rPr/>
        <w:t>step;</w:t>
      </w:r>
    </w:p>
    <w:p>
      <w:pPr>
        <w:sectPr>
          <w:headerReference w:type="default" r:id="rId84"/>
          <w:footerReference w:type="default" r:id="rId85"/>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lineRule="auto" w:line="280"/>
        <w:ind w:left="701" w:right="335" w:hanging="546"/>
        <w:jc w:val="both"/>
        <w:rPr/>
      </w:pPr>
      <w:r>
        <w:rPr/>
        <w:t xml:space="preserve">Look for a feedstock/technology/product: to look for information on a feedstock, </w:t>
      </w:r>
      <w:r>
        <w:rPr>
          <w:spacing w:val="-3"/>
        </w:rPr>
        <w:t xml:space="preserve">technology, </w:t>
      </w:r>
      <w:r>
        <w:rPr/>
        <w:t>or product.</w:t>
      </w:r>
    </w:p>
    <w:p>
      <w:pPr>
        <w:pStyle w:val="TextBody"/>
        <w:rPr>
          <w:sz w:val="20"/>
        </w:rPr>
      </w:pPr>
      <w:r>
        <w:rPr>
          <w:sz w:val="20"/>
        </w:rPr>
      </w:r>
    </w:p>
    <w:p>
      <w:pPr>
        <w:pStyle w:val="TextBody"/>
        <w:spacing w:before="2" w:after="0"/>
        <w:rPr>
          <w:sz w:val="21"/>
        </w:rPr>
      </w:pPr>
      <w:r>
        <w:rPr>
          <w:sz w:val="21"/>
        </w:rPr>
      </w:r>
    </w:p>
    <w:p>
      <w:pPr>
        <w:pStyle w:val="TextBody"/>
        <w:ind w:left="184" w:hanging="0"/>
        <w:rPr>
          <w:sz w:val="20"/>
        </w:rPr>
      </w:pPr>
      <w:r>
        <w:rPr/>
        <w:drawing>
          <wp:inline distT="0" distB="0" distL="0" distR="0">
            <wp:extent cx="6122035" cy="2903220"/>
            <wp:effectExtent l="0" t="0" r="0" b="0"/>
            <wp:docPr id="84" name="image4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5.jpeg" descr=""/>
                    <pic:cNvPicPr>
                      <a:picLocks noChangeAspect="1" noChangeArrowheads="1"/>
                    </pic:cNvPicPr>
                  </pic:nvPicPr>
                  <pic:blipFill>
                    <a:blip r:embed="rId86"/>
                    <a:stretch>
                      <a:fillRect/>
                    </a:stretch>
                  </pic:blipFill>
                  <pic:spPr bwMode="auto">
                    <a:xfrm>
                      <a:off x="0" y="0"/>
                      <a:ext cx="6122035" cy="2903220"/>
                    </a:xfrm>
                    <a:prstGeom prst="rect">
                      <a:avLst/>
                    </a:prstGeom>
                  </pic:spPr>
                </pic:pic>
              </a:graphicData>
            </a:graphic>
          </wp:inline>
        </w:drawing>
      </w:r>
    </w:p>
    <w:p>
      <w:pPr>
        <w:pStyle w:val="TextBody"/>
        <w:spacing w:before="3" w:after="0"/>
        <w:rPr>
          <w:sz w:val="11"/>
        </w:rPr>
      </w:pPr>
      <w:r>
        <w:rPr>
          <w:sz w:val="11"/>
        </w:rPr>
      </w:r>
    </w:p>
    <w:p>
      <w:pPr>
        <w:pStyle w:val="Normal"/>
        <w:spacing w:before="94" w:after="0"/>
        <w:ind w:left="373" w:right="550" w:hanging="0"/>
        <w:jc w:val="center"/>
        <w:rPr/>
      </w:pPr>
      <w:bookmarkStart w:id="60" w:name="_bookmark40"/>
      <w:bookmarkEnd w:id="60"/>
      <w:r>
        <w:rPr>
          <w:b/>
        </w:rPr>
        <w:t xml:space="preserve">Figure 20: </w:t>
      </w:r>
      <w:r>
        <w:rPr/>
        <w:t>Interface of step 4</w:t>
      </w:r>
    </w:p>
    <w:p>
      <w:pPr>
        <w:pStyle w:val="TextBody"/>
        <w:spacing w:before="7" w:after="0"/>
        <w:rPr>
          <w:sz w:val="35"/>
        </w:rPr>
      </w:pPr>
      <w:r>
        <w:rPr>
          <w:sz w:val="35"/>
        </w:rPr>
      </w:r>
    </w:p>
    <w:p>
      <w:pPr>
        <w:pStyle w:val="TextBody"/>
        <w:tabs>
          <w:tab w:val="clear" w:pos="720"/>
          <w:tab w:val="left" w:pos="1633" w:leader="none"/>
        </w:tabs>
        <w:spacing w:lineRule="auto" w:line="280"/>
        <w:ind w:left="155" w:right="333" w:hanging="0"/>
        <w:jc w:val="right"/>
        <w:rPr/>
      </w:pPr>
      <w:r>
        <w:rPr>
          <w:b/>
        </w:rPr>
        <w:t>Upload</w:t>
      </w:r>
      <w:r>
        <w:rPr>
          <w:b/>
          <w:spacing w:val="-11"/>
        </w:rPr>
        <w:t xml:space="preserve"> </w:t>
      </w:r>
      <w:r>
        <w:rPr>
          <w:b/>
        </w:rPr>
        <w:t>Data</w:t>
        <w:tab/>
      </w:r>
      <w:r>
        <w:rPr/>
        <w:t>User</w:t>
      </w:r>
      <w:r>
        <w:rPr>
          <w:spacing w:val="-13"/>
        </w:rPr>
        <w:t xml:space="preserve"> </w:t>
      </w:r>
      <w:r>
        <w:rPr/>
        <w:t>can</w:t>
      </w:r>
      <w:r>
        <w:rPr>
          <w:spacing w:val="-12"/>
        </w:rPr>
        <w:t xml:space="preserve"> </w:t>
      </w:r>
      <w:r>
        <w:rPr/>
        <w:t>upload</w:t>
      </w:r>
      <w:r>
        <w:rPr>
          <w:spacing w:val="-13"/>
        </w:rPr>
        <w:t xml:space="preserve"> </w:t>
      </w:r>
      <w:r>
        <w:rPr/>
        <w:t>a</w:t>
      </w:r>
      <w:r>
        <w:rPr>
          <w:spacing w:val="-12"/>
        </w:rPr>
        <w:t xml:space="preserve"> </w:t>
      </w:r>
      <w:r>
        <w:rPr/>
        <w:t>csv</w:t>
      </w:r>
      <w:r>
        <w:rPr>
          <w:spacing w:val="-12"/>
        </w:rPr>
        <w:t xml:space="preserve"> </w:t>
      </w:r>
      <w:r>
        <w:rPr/>
        <w:t>file</w:t>
      </w:r>
      <w:r>
        <w:rPr>
          <w:spacing w:val="-13"/>
        </w:rPr>
        <w:t xml:space="preserve"> </w:t>
      </w:r>
      <w:r>
        <w:rPr/>
        <w:t>to</w:t>
      </w:r>
      <w:r>
        <w:rPr>
          <w:spacing w:val="-12"/>
        </w:rPr>
        <w:t xml:space="preserve"> </w:t>
      </w:r>
      <w:r>
        <w:rPr/>
        <w:t>define</w:t>
      </w:r>
      <w:r>
        <w:rPr>
          <w:spacing w:val="-13"/>
        </w:rPr>
        <w:t xml:space="preserve"> </w:t>
      </w:r>
      <w:r>
        <w:rPr/>
        <w:t>a</w:t>
      </w:r>
      <w:r>
        <w:rPr>
          <w:spacing w:val="-12"/>
        </w:rPr>
        <w:t xml:space="preserve"> </w:t>
      </w:r>
      <w:r>
        <w:rPr/>
        <w:t>model’s</w:t>
      </w:r>
      <w:r>
        <w:rPr>
          <w:spacing w:val="-13"/>
        </w:rPr>
        <w:t xml:space="preserve"> </w:t>
      </w:r>
      <w:r>
        <w:rPr>
          <w:spacing w:val="-4"/>
        </w:rPr>
        <w:t>supply,</w:t>
      </w:r>
      <w:r>
        <w:rPr>
          <w:spacing w:val="-11"/>
        </w:rPr>
        <w:t xml:space="preserve"> </w:t>
      </w:r>
      <w:r>
        <w:rPr/>
        <w:t>technology</w:t>
      </w:r>
      <w:r>
        <w:rPr>
          <w:spacing w:val="-12"/>
        </w:rPr>
        <w:t xml:space="preserve"> </w:t>
      </w:r>
      <w:r>
        <w:rPr/>
        <w:t>site,</w:t>
      </w:r>
      <w:r>
        <w:rPr>
          <w:spacing w:val="-11"/>
        </w:rPr>
        <w:t xml:space="preserve"> </w:t>
      </w:r>
      <w:r>
        <w:rPr/>
        <w:t>technology</w:t>
      </w:r>
      <w:r>
        <w:rPr>
          <w:spacing w:val="-12"/>
        </w:rPr>
        <w:t xml:space="preserve"> </w:t>
      </w:r>
      <w:r>
        <w:rPr/>
        <w:t>can-</w:t>
      </w:r>
      <w:r>
        <w:rPr>
          <w:w w:val="99"/>
        </w:rPr>
        <w:t xml:space="preserve"> </w:t>
      </w:r>
      <w:r>
        <w:rPr/>
        <w:t>didate, or demand data. This method is recommended when dealing with problems</w:t>
      </w:r>
      <w:r>
        <w:rPr>
          <w:spacing w:val="29"/>
        </w:rPr>
        <w:t xml:space="preserve"> </w:t>
      </w:r>
      <w:r>
        <w:rPr/>
        <w:t>with</w:t>
      </w:r>
      <w:r>
        <w:rPr>
          <w:spacing w:val="4"/>
        </w:rPr>
        <w:t xml:space="preserve"> </w:t>
      </w:r>
      <w:r>
        <w:rPr>
          <w:b/>
        </w:rPr>
        <w:t>medium</w:t>
      </w:r>
      <w:r>
        <w:rPr>
          <w:b/>
          <w:w w:val="99"/>
        </w:rPr>
        <w:t xml:space="preserve"> </w:t>
      </w:r>
      <w:r>
        <w:rPr>
          <w:b/>
        </w:rPr>
        <w:t>or</w:t>
      </w:r>
      <w:r>
        <w:rPr>
          <w:b/>
          <w:spacing w:val="-8"/>
        </w:rPr>
        <w:t xml:space="preserve"> </w:t>
      </w:r>
      <w:r>
        <w:rPr>
          <w:b/>
        </w:rPr>
        <w:t>large</w:t>
      </w:r>
      <w:r>
        <w:rPr>
          <w:b/>
          <w:spacing w:val="-8"/>
        </w:rPr>
        <w:t xml:space="preserve"> </w:t>
      </w:r>
      <w:r>
        <w:rPr>
          <w:b/>
        </w:rPr>
        <w:t>sizes</w:t>
      </w:r>
      <w:r>
        <w:rPr/>
        <w:t>.</w:t>
      </w:r>
      <w:r>
        <w:rPr>
          <w:spacing w:val="6"/>
        </w:rPr>
        <w:t xml:space="preserve"> </w:t>
      </w:r>
      <w:r>
        <w:rPr/>
        <w:t>A</w:t>
      </w:r>
      <w:r>
        <w:rPr>
          <w:spacing w:val="-8"/>
        </w:rPr>
        <w:t xml:space="preserve"> </w:t>
      </w:r>
      <w:r>
        <w:rPr/>
        <w:t>template</w:t>
      </w:r>
      <w:r>
        <w:rPr>
          <w:spacing w:val="-8"/>
        </w:rPr>
        <w:t xml:space="preserve"> </w:t>
      </w:r>
      <w:r>
        <w:rPr/>
        <w:t>csv</w:t>
      </w:r>
      <w:r>
        <w:rPr>
          <w:spacing w:val="-7"/>
        </w:rPr>
        <w:t xml:space="preserve"> </w:t>
      </w:r>
      <w:r>
        <w:rPr/>
        <w:t>file</w:t>
      </w:r>
      <w:r>
        <w:rPr>
          <w:spacing w:val="-8"/>
        </w:rPr>
        <w:t xml:space="preserve"> </w:t>
      </w:r>
      <w:r>
        <w:rPr/>
        <w:t>is</w:t>
      </w:r>
      <w:r>
        <w:rPr>
          <w:spacing w:val="-8"/>
        </w:rPr>
        <w:t xml:space="preserve"> </w:t>
      </w:r>
      <w:r>
        <w:rPr/>
        <w:t>given</w:t>
      </w:r>
      <w:r>
        <w:rPr>
          <w:spacing w:val="-8"/>
        </w:rPr>
        <w:t xml:space="preserve"> </w:t>
      </w:r>
      <w:r>
        <w:rPr/>
        <w:t>in</w:t>
      </w:r>
      <w:r>
        <w:rPr>
          <w:spacing w:val="-8"/>
        </w:rPr>
        <w:t xml:space="preserve"> </w:t>
      </w:r>
      <w:r>
        <w:rPr/>
        <w:t>each</w:t>
      </w:r>
      <w:r>
        <w:rPr>
          <w:spacing w:val="-7"/>
        </w:rPr>
        <w:t xml:space="preserve"> </w:t>
      </w:r>
      <w:r>
        <w:rPr/>
        <w:t>step</w:t>
      </w:r>
      <w:r>
        <w:rPr>
          <w:spacing w:val="-8"/>
        </w:rPr>
        <w:t xml:space="preserve"> </w:t>
      </w:r>
      <w:r>
        <w:rPr/>
        <w:t>and</w:t>
      </w:r>
      <w:r>
        <w:rPr>
          <w:spacing w:val="-8"/>
        </w:rPr>
        <w:t xml:space="preserve"> </w:t>
      </w:r>
      <w:r>
        <w:rPr/>
        <w:t>the</w:t>
      </w:r>
      <w:r>
        <w:rPr>
          <w:spacing w:val="-8"/>
        </w:rPr>
        <w:t xml:space="preserve"> </w:t>
      </w:r>
      <w:r>
        <w:rPr/>
        <w:t>user</w:t>
      </w:r>
      <w:r>
        <w:rPr>
          <w:spacing w:val="-7"/>
        </w:rPr>
        <w:t xml:space="preserve"> </w:t>
      </w:r>
      <w:r>
        <w:rPr/>
        <w:t>only</w:t>
      </w:r>
      <w:r>
        <w:rPr>
          <w:spacing w:val="-8"/>
        </w:rPr>
        <w:t xml:space="preserve"> </w:t>
      </w:r>
      <w:r>
        <w:rPr/>
        <w:t>needs</w:t>
      </w:r>
      <w:r>
        <w:rPr>
          <w:spacing w:val="-8"/>
        </w:rPr>
        <w:t xml:space="preserve"> </w:t>
      </w:r>
      <w:r>
        <w:rPr/>
        <w:t>to</w:t>
      </w:r>
      <w:r>
        <w:rPr>
          <w:spacing w:val="-8"/>
        </w:rPr>
        <w:t xml:space="preserve"> </w:t>
      </w:r>
      <w:r>
        <w:rPr/>
        <w:t>populate</w:t>
      </w:r>
      <w:r>
        <w:rPr>
          <w:spacing w:val="-8"/>
        </w:rPr>
        <w:t xml:space="preserve"> </w:t>
      </w:r>
      <w:r>
        <w:rPr/>
        <w:t>their</w:t>
      </w:r>
      <w:r>
        <w:rPr>
          <w:spacing w:val="-7"/>
        </w:rPr>
        <w:t xml:space="preserve"> </w:t>
      </w:r>
      <w:r>
        <w:rPr/>
        <w:t>data</w:t>
      </w:r>
      <w:r>
        <w:rPr>
          <w:w w:val="99"/>
        </w:rPr>
        <w:t xml:space="preserve"> </w:t>
      </w:r>
      <w:r>
        <w:rPr/>
        <w:t>items</w:t>
      </w:r>
      <w:r>
        <w:rPr>
          <w:spacing w:val="-6"/>
        </w:rPr>
        <w:t xml:space="preserve"> </w:t>
      </w:r>
      <w:r>
        <w:rPr/>
        <w:t>in</w:t>
      </w:r>
      <w:r>
        <w:rPr>
          <w:spacing w:val="-6"/>
        </w:rPr>
        <w:t xml:space="preserve"> </w:t>
      </w:r>
      <w:r>
        <w:rPr/>
        <w:t>that</w:t>
      </w:r>
      <w:r>
        <w:rPr>
          <w:spacing w:val="-6"/>
        </w:rPr>
        <w:t xml:space="preserve"> </w:t>
      </w:r>
      <w:r>
        <w:rPr/>
        <w:t>file.</w:t>
      </w:r>
      <w:r>
        <w:rPr>
          <w:spacing w:val="5"/>
        </w:rPr>
        <w:t xml:space="preserve"> </w:t>
      </w:r>
      <w:r>
        <w:rPr/>
        <w:t>The</w:t>
      </w:r>
      <w:r>
        <w:rPr>
          <w:spacing w:val="-6"/>
        </w:rPr>
        <w:t xml:space="preserve"> </w:t>
      </w:r>
      <w:r>
        <w:rPr/>
        <w:t>screenshot</w:t>
      </w:r>
      <w:r>
        <w:rPr>
          <w:spacing w:val="-6"/>
        </w:rPr>
        <w:t xml:space="preserve"> </w:t>
      </w:r>
      <w:r>
        <w:rPr/>
        <w:t>of</w:t>
      </w:r>
      <w:r>
        <w:rPr>
          <w:spacing w:val="-6"/>
        </w:rPr>
        <w:t xml:space="preserve"> </w:t>
      </w:r>
      <w:r>
        <w:rPr/>
        <w:t>the</w:t>
      </w:r>
      <w:r>
        <w:rPr>
          <w:spacing w:val="-6"/>
        </w:rPr>
        <w:t xml:space="preserve"> </w:t>
      </w:r>
      <w:r>
        <w:rPr/>
        <w:t>uploading</w:t>
      </w:r>
      <w:r>
        <w:rPr>
          <w:spacing w:val="-6"/>
        </w:rPr>
        <w:t xml:space="preserve"> </w:t>
      </w:r>
      <w:r>
        <w:rPr/>
        <w:t>supply</w:t>
      </w:r>
      <w:r>
        <w:rPr>
          <w:spacing w:val="-5"/>
        </w:rPr>
        <w:t xml:space="preserve"> </w:t>
      </w:r>
      <w:r>
        <w:rPr/>
        <w:t>data</w:t>
      </w:r>
      <w:r>
        <w:rPr>
          <w:spacing w:val="-6"/>
        </w:rPr>
        <w:t xml:space="preserve"> </w:t>
      </w:r>
      <w:r>
        <w:rPr/>
        <w:t>window</w:t>
      </w:r>
      <w:r>
        <w:rPr>
          <w:spacing w:val="-6"/>
        </w:rPr>
        <w:t xml:space="preserve"> </w:t>
      </w:r>
      <w:r>
        <w:rPr/>
        <w:t>is</w:t>
      </w:r>
      <w:r>
        <w:rPr>
          <w:spacing w:val="-6"/>
        </w:rPr>
        <w:t xml:space="preserve"> </w:t>
      </w:r>
      <w:r>
        <w:rPr/>
        <w:t>shown</w:t>
      </w:r>
      <w:r>
        <w:rPr>
          <w:spacing w:val="-6"/>
        </w:rPr>
        <w:t xml:space="preserve"> </w:t>
      </w:r>
      <w:r>
        <w:rPr/>
        <w:t>below</w:t>
      </w:r>
      <w:r>
        <w:rPr>
          <w:spacing w:val="-6"/>
        </w:rPr>
        <w:t xml:space="preserve"> </w:t>
      </w:r>
      <w:r>
        <w:rPr/>
        <w:t>in</w:t>
      </w:r>
      <w:r>
        <w:rPr>
          <w:spacing w:val="-6"/>
        </w:rPr>
        <w:t xml:space="preserve"> </w:t>
      </w:r>
      <w:r>
        <w:rPr/>
        <w:t>Figure</w:t>
      </w:r>
      <w:r>
        <w:rPr>
          <w:spacing w:val="-6"/>
        </w:rPr>
        <w:t xml:space="preserve"> </w:t>
      </w:r>
      <w:hyperlink w:anchor="_bookmark42">
        <w:r>
          <w:rPr>
            <w:color w:val="0000FF"/>
          </w:rPr>
          <w:t>21</w:t>
        </w:r>
      </w:hyperlink>
      <w:r>
        <w:rPr/>
        <w:t>.</w:t>
      </w:r>
      <w:r>
        <w:rPr>
          <w:w w:val="99"/>
        </w:rPr>
        <w:t xml:space="preserve"> </w:t>
      </w:r>
      <w:r>
        <w:rPr/>
        <w:t xml:space="preserve">For example, the template of a supply data file is shown below in </w:t>
      </w:r>
      <w:r>
        <w:rPr>
          <w:spacing w:val="-5"/>
        </w:rPr>
        <w:t xml:space="preserve">Table </w:t>
      </w:r>
      <w:hyperlink w:anchor="_bookmark41">
        <w:r>
          <w:rPr>
            <w:color w:val="0000FF"/>
          </w:rPr>
          <w:t>6</w:t>
        </w:r>
      </w:hyperlink>
      <w:r>
        <w:rPr/>
        <w:t xml:space="preserve">. </w:t>
      </w:r>
      <w:r>
        <w:rPr>
          <w:spacing w:val="-11"/>
        </w:rPr>
        <w:t xml:space="preserve">To </w:t>
      </w:r>
      <w:r>
        <w:rPr/>
        <w:t>populate</w:t>
      </w:r>
      <w:r>
        <w:rPr>
          <w:spacing w:val="24"/>
        </w:rPr>
        <w:t xml:space="preserve"> </w:t>
      </w:r>
      <w:r>
        <w:rPr/>
        <w:t>the</w:t>
      </w:r>
      <w:r>
        <w:rPr>
          <w:spacing w:val="4"/>
        </w:rPr>
        <w:t xml:space="preserve"> </w:t>
      </w:r>
      <w:r>
        <w:rPr/>
        <w:t>sup-</w:t>
      </w:r>
      <w:r>
        <w:rPr>
          <w:w w:val="99"/>
        </w:rPr>
        <w:t xml:space="preserve"> </w:t>
      </w:r>
      <w:r>
        <w:rPr/>
        <w:t>ply</w:t>
      </w:r>
      <w:r>
        <w:rPr>
          <w:spacing w:val="6"/>
        </w:rPr>
        <w:t xml:space="preserve"> </w:t>
      </w:r>
      <w:r>
        <w:rPr/>
        <w:t>data</w:t>
      </w:r>
      <w:r>
        <w:rPr>
          <w:spacing w:val="7"/>
        </w:rPr>
        <w:t xml:space="preserve"> </w:t>
      </w:r>
      <w:r>
        <w:rPr/>
        <w:t>file,</w:t>
      </w:r>
      <w:r>
        <w:rPr>
          <w:spacing w:val="9"/>
        </w:rPr>
        <w:t xml:space="preserve"> </w:t>
      </w:r>
      <w:r>
        <w:rPr/>
        <w:t>the</w:t>
      </w:r>
      <w:r>
        <w:rPr>
          <w:spacing w:val="7"/>
        </w:rPr>
        <w:t xml:space="preserve"> </w:t>
      </w:r>
      <w:r>
        <w:rPr/>
        <w:t>user</w:t>
      </w:r>
      <w:r>
        <w:rPr>
          <w:spacing w:val="7"/>
        </w:rPr>
        <w:t xml:space="preserve"> </w:t>
      </w:r>
      <w:r>
        <w:rPr/>
        <w:t>will</w:t>
      </w:r>
      <w:r>
        <w:rPr>
          <w:spacing w:val="6"/>
        </w:rPr>
        <w:t xml:space="preserve"> </w:t>
      </w:r>
      <w:r>
        <w:rPr/>
        <w:t>first</w:t>
      </w:r>
      <w:r>
        <w:rPr>
          <w:spacing w:val="7"/>
        </w:rPr>
        <w:t xml:space="preserve"> </w:t>
      </w:r>
      <w:r>
        <w:rPr/>
        <w:t>need</w:t>
      </w:r>
      <w:r>
        <w:rPr>
          <w:spacing w:val="7"/>
        </w:rPr>
        <w:t xml:space="preserve"> </w:t>
      </w:r>
      <w:r>
        <w:rPr/>
        <w:t>to</w:t>
      </w:r>
      <w:r>
        <w:rPr>
          <w:spacing w:val="6"/>
        </w:rPr>
        <w:t xml:space="preserve"> </w:t>
      </w:r>
      <w:r>
        <w:rPr/>
        <w:t>identify</w:t>
      </w:r>
      <w:r>
        <w:rPr>
          <w:spacing w:val="7"/>
        </w:rPr>
        <w:t xml:space="preserve"> </w:t>
      </w:r>
      <w:r>
        <w:rPr/>
        <w:t>the</w:t>
      </w:r>
      <w:r>
        <w:rPr>
          <w:spacing w:val="7"/>
        </w:rPr>
        <w:t xml:space="preserve"> </w:t>
      </w:r>
      <w:r>
        <w:rPr/>
        <w:t>sources</w:t>
      </w:r>
      <w:r>
        <w:rPr>
          <w:spacing w:val="6"/>
        </w:rPr>
        <w:t xml:space="preserve"> </w:t>
      </w:r>
      <w:r>
        <w:rPr/>
        <w:t>of</w:t>
      </w:r>
      <w:r>
        <w:rPr>
          <w:spacing w:val="7"/>
        </w:rPr>
        <w:t xml:space="preserve"> </w:t>
      </w:r>
      <w:r>
        <w:rPr/>
        <w:t>the</w:t>
      </w:r>
      <w:r>
        <w:rPr>
          <w:spacing w:val="7"/>
        </w:rPr>
        <w:t xml:space="preserve"> </w:t>
      </w:r>
      <w:r>
        <w:rPr/>
        <w:t>suppliers</w:t>
      </w:r>
      <w:r>
        <w:rPr>
          <w:spacing w:val="6"/>
        </w:rPr>
        <w:t xml:space="preserve"> </w:t>
      </w:r>
      <w:r>
        <w:rPr/>
        <w:t>of</w:t>
      </w:r>
      <w:r>
        <w:rPr>
          <w:spacing w:val="7"/>
        </w:rPr>
        <w:t xml:space="preserve"> </w:t>
      </w:r>
      <w:r>
        <w:rPr>
          <w:spacing w:val="-7"/>
        </w:rPr>
        <w:t>OW,</w:t>
      </w:r>
      <w:r>
        <w:rPr>
          <w:spacing w:val="7"/>
        </w:rPr>
        <w:t xml:space="preserve"> </w:t>
      </w:r>
      <w:r>
        <w:rPr/>
        <w:t>then</w:t>
      </w:r>
      <w:r>
        <w:rPr>
          <w:spacing w:val="6"/>
        </w:rPr>
        <w:t xml:space="preserve"> </w:t>
      </w:r>
      <w:r>
        <w:rPr/>
        <w:t>enter</w:t>
      </w:r>
      <w:r>
        <w:rPr>
          <w:spacing w:val="7"/>
        </w:rPr>
        <w:t xml:space="preserve"> </w:t>
      </w:r>
      <w:r>
        <w:rPr/>
        <w:t>their</w:t>
      </w:r>
      <w:r>
        <w:rPr>
          <w:w w:val="99"/>
        </w:rPr>
        <w:t xml:space="preserve"> </w:t>
      </w:r>
      <w:r>
        <w:rPr/>
        <w:t>information</w:t>
      </w:r>
      <w:r>
        <w:rPr>
          <w:spacing w:val="-16"/>
        </w:rPr>
        <w:t xml:space="preserve"> </w:t>
      </w:r>
      <w:r>
        <w:rPr/>
        <w:t>in</w:t>
      </w:r>
      <w:r>
        <w:rPr>
          <w:spacing w:val="-15"/>
        </w:rPr>
        <w:t xml:space="preserve"> </w:t>
      </w:r>
      <w:r>
        <w:rPr/>
        <w:t>the</w:t>
      </w:r>
      <w:r>
        <w:rPr>
          <w:spacing w:val="-15"/>
        </w:rPr>
        <w:t xml:space="preserve"> </w:t>
      </w:r>
      <w:r>
        <w:rPr/>
        <w:t>csv</w:t>
      </w:r>
      <w:r>
        <w:rPr>
          <w:spacing w:val="-15"/>
        </w:rPr>
        <w:t xml:space="preserve"> </w:t>
      </w:r>
      <w:r>
        <w:rPr/>
        <w:t>files,</w:t>
      </w:r>
      <w:r>
        <w:rPr>
          <w:spacing w:val="-13"/>
        </w:rPr>
        <w:t xml:space="preserve"> </w:t>
      </w:r>
      <w:r>
        <w:rPr/>
        <w:t>including</w:t>
      </w:r>
      <w:r>
        <w:rPr>
          <w:spacing w:val="-15"/>
        </w:rPr>
        <w:t xml:space="preserve"> </w:t>
      </w:r>
      <w:r>
        <w:rPr/>
        <w:t>names</w:t>
      </w:r>
      <w:r>
        <w:rPr>
          <w:spacing w:val="-16"/>
        </w:rPr>
        <w:t xml:space="preserve"> </w:t>
      </w:r>
      <w:r>
        <w:rPr/>
        <w:t>of</w:t>
      </w:r>
      <w:r>
        <w:rPr>
          <w:spacing w:val="-15"/>
        </w:rPr>
        <w:t xml:space="preserve"> </w:t>
      </w:r>
      <w:r>
        <w:rPr/>
        <w:t>suppliers,</w:t>
      </w:r>
      <w:r>
        <w:rPr>
          <w:spacing w:val="-13"/>
        </w:rPr>
        <w:t xml:space="preserve"> </w:t>
      </w:r>
      <w:r>
        <w:rPr/>
        <w:t>geographical</w:t>
      </w:r>
      <w:r>
        <w:rPr>
          <w:spacing w:val="-15"/>
        </w:rPr>
        <w:t xml:space="preserve"> </w:t>
      </w:r>
      <w:r>
        <w:rPr/>
        <w:t>coordinates</w:t>
      </w:r>
      <w:r>
        <w:rPr>
          <w:spacing w:val="-15"/>
        </w:rPr>
        <w:t xml:space="preserve"> </w:t>
      </w:r>
      <w:r>
        <w:rPr/>
        <w:t>(latitude</w:t>
      </w:r>
      <w:r>
        <w:rPr>
          <w:spacing w:val="-15"/>
        </w:rPr>
        <w:t xml:space="preserve"> </w:t>
      </w:r>
      <w:r>
        <w:rPr/>
        <w:t>and</w:t>
      </w:r>
      <w:r>
        <w:rPr>
          <w:spacing w:val="-16"/>
        </w:rPr>
        <w:t xml:space="preserve"> </w:t>
      </w:r>
      <w:r>
        <w:rPr>
          <w:spacing w:val="-4"/>
        </w:rPr>
        <w:t>lon-</w:t>
      </w:r>
      <w:r>
        <w:rPr>
          <w:w w:val="99"/>
        </w:rPr>
        <w:t xml:space="preserve"> </w:t>
      </w:r>
      <w:r>
        <w:rPr/>
        <w:t>gitude),</w:t>
      </w:r>
      <w:r>
        <w:rPr>
          <w:spacing w:val="-12"/>
        </w:rPr>
        <w:t xml:space="preserve"> </w:t>
      </w:r>
      <w:r>
        <w:rPr/>
        <w:t>feedstock</w:t>
      </w:r>
      <w:r>
        <w:rPr>
          <w:spacing w:val="-11"/>
        </w:rPr>
        <w:t xml:space="preserve"> </w:t>
      </w:r>
      <w:r>
        <w:rPr/>
        <w:t>ID</w:t>
      </w:r>
      <w:r>
        <w:rPr>
          <w:spacing w:val="-12"/>
        </w:rPr>
        <w:t xml:space="preserve"> </w:t>
      </w:r>
      <w:r>
        <w:rPr/>
        <w:t>(which</w:t>
      </w:r>
      <w:r>
        <w:rPr>
          <w:spacing w:val="-11"/>
        </w:rPr>
        <w:t xml:space="preserve"> </w:t>
      </w:r>
      <w:r>
        <w:rPr/>
        <w:t>can</w:t>
      </w:r>
      <w:r>
        <w:rPr>
          <w:spacing w:val="-12"/>
        </w:rPr>
        <w:t xml:space="preserve"> </w:t>
      </w:r>
      <w:r>
        <w:rPr/>
        <w:t>be</w:t>
      </w:r>
      <w:r>
        <w:rPr>
          <w:spacing w:val="-11"/>
        </w:rPr>
        <w:t xml:space="preserve"> </w:t>
      </w:r>
      <w:r>
        <w:rPr/>
        <w:t>looked</w:t>
      </w:r>
      <w:r>
        <w:rPr>
          <w:spacing w:val="-12"/>
        </w:rPr>
        <w:t xml:space="preserve"> </w:t>
      </w:r>
      <w:r>
        <w:rPr/>
        <w:t>up),</w:t>
      </w:r>
      <w:r>
        <w:rPr>
          <w:spacing w:val="-10"/>
        </w:rPr>
        <w:t xml:space="preserve"> </w:t>
      </w:r>
      <w:r>
        <w:rPr/>
        <w:t>supply</w:t>
      </w:r>
      <w:r>
        <w:rPr>
          <w:spacing w:val="-12"/>
        </w:rPr>
        <w:t xml:space="preserve"> </w:t>
      </w:r>
      <w:r>
        <w:rPr/>
        <w:t>price</w:t>
      </w:r>
      <w:r>
        <w:rPr>
          <w:spacing w:val="-12"/>
        </w:rPr>
        <w:t xml:space="preserve"> </w:t>
      </w:r>
      <w:r>
        <w:rPr/>
        <w:t>and</w:t>
      </w:r>
      <w:r>
        <w:rPr>
          <w:spacing w:val="-11"/>
        </w:rPr>
        <w:t xml:space="preserve"> </w:t>
      </w:r>
      <w:r>
        <w:rPr/>
        <w:t>supply</w:t>
      </w:r>
      <w:r>
        <w:rPr>
          <w:spacing w:val="-12"/>
        </w:rPr>
        <w:t xml:space="preserve"> </w:t>
      </w:r>
      <w:r>
        <w:rPr>
          <w:spacing w:val="-3"/>
        </w:rPr>
        <w:t>capacity.</w:t>
      </w:r>
      <w:r>
        <w:rPr>
          <w:spacing w:val="3"/>
        </w:rPr>
        <w:t xml:space="preserve"> </w:t>
      </w:r>
      <w:r>
        <w:rPr/>
        <w:t>Multiple</w:t>
      </w:r>
      <w:r>
        <w:rPr>
          <w:spacing w:val="-12"/>
        </w:rPr>
        <w:t xml:space="preserve"> </w:t>
      </w:r>
      <w:r>
        <w:rPr/>
        <w:t>suppliers</w:t>
      </w:r>
    </w:p>
    <w:p>
      <w:pPr>
        <w:pStyle w:val="TextBody"/>
        <w:spacing w:lineRule="exact" w:line="272"/>
        <w:ind w:left="156" w:hanging="0"/>
        <w:rPr/>
      </w:pPr>
      <w:r>
        <w:rPr/>
        <w:t>can be overlapped or identical, depending on the need of the user.</w:t>
      </w:r>
    </w:p>
    <w:p>
      <w:pPr>
        <w:pStyle w:val="TextBody"/>
        <w:spacing w:before="1" w:after="0"/>
        <w:rPr>
          <w:sz w:val="16"/>
        </w:rPr>
      </w:pPr>
      <w:r>
        <w:rPr>
          <w:sz w:val="16"/>
        </w:rPr>
        <mc:AlternateContent>
          <mc:Choice Requires="wps">
            <w:drawing>
              <wp:anchor behindDoc="1" distT="0" distB="0" distL="0" distR="0" simplePos="0" locked="0" layoutInCell="0" allowOverlap="1" relativeHeight="25">
                <wp:simplePos x="0" y="0"/>
                <wp:positionH relativeFrom="page">
                  <wp:posOffset>2183765</wp:posOffset>
                </wp:positionH>
                <wp:positionV relativeFrom="paragraph">
                  <wp:posOffset>154305</wp:posOffset>
                </wp:positionV>
                <wp:extent cx="3406140" cy="1270"/>
                <wp:effectExtent l="0" t="0" r="0" b="0"/>
                <wp:wrapTopAndBottom/>
                <wp:docPr id="85" name="Image43"/>
                <a:graphic xmlns:a="http://schemas.openxmlformats.org/drawingml/2006/main">
                  <a:graphicData uri="http://schemas.microsoft.com/office/word/2010/wordprocessingShape">
                    <wps:wsp>
                      <wps:cNvSpPr/>
                      <wps:spPr>
                        <a:xfrm>
                          <a:off x="0" y="0"/>
                          <a:ext cx="34056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171.95pt,12.15pt" to="440.05pt,12.15pt" ID="Image43" stroked="t" style="position:absolute;mso-position-horizontal-relative:page">
                <v:stroke color="black" weight="5040" joinstyle="round" endcap="flat"/>
                <v:fill o:detectmouseclick="t" on="false"/>
              </v:line>
            </w:pict>
          </mc:Fallback>
        </mc:AlternateContent>
      </w:r>
    </w:p>
    <w:p>
      <w:pPr>
        <w:pStyle w:val="Normal"/>
        <w:tabs>
          <w:tab w:val="clear" w:pos="720"/>
          <w:tab w:val="left" w:pos="583" w:leader="none"/>
          <w:tab w:val="left" w:pos="1569" w:leader="none"/>
          <w:tab w:val="left" w:pos="2725" w:leader="none"/>
          <w:tab w:val="left" w:pos="3659" w:leader="none"/>
          <w:tab w:val="left" w:pos="4339" w:leader="none"/>
        </w:tabs>
        <w:spacing w:lineRule="exact" w:line="228"/>
        <w:ind w:right="177" w:hanging="0"/>
        <w:jc w:val="center"/>
        <w:rPr>
          <w:sz w:val="20"/>
        </w:rPr>
      </w:pPr>
      <w:bookmarkStart w:id="61" w:name="_bookmark41"/>
      <w:bookmarkEnd w:id="61"/>
      <w:r>
        <w:rPr>
          <w:sz w:val="20"/>
        </w:rPr>
        <w:t>Sup</w:t>
        <w:tab/>
        <w:t>Latitude</w:t>
        <w:tab/>
        <w:t>Longitude</w:t>
        <w:tab/>
        <w:t>Feed</w:t>
      </w:r>
      <w:r>
        <w:rPr>
          <w:spacing w:val="-2"/>
          <w:sz w:val="20"/>
        </w:rPr>
        <w:t xml:space="preserve"> </w:t>
      </w:r>
      <w:r>
        <w:rPr>
          <w:sz w:val="20"/>
        </w:rPr>
        <w:t>ID</w:t>
        <w:tab/>
        <w:t>Price</w:t>
        <w:tab/>
        <w:t>Capacity</w:t>
      </w:r>
    </w:p>
    <w:p>
      <w:pPr>
        <w:pStyle w:val="Normal"/>
        <w:tabs>
          <w:tab w:val="clear" w:pos="720"/>
          <w:tab w:val="left" w:pos="552" w:leader="none"/>
          <w:tab w:val="left" w:pos="1624" w:leader="none"/>
          <w:tab w:val="left" w:pos="2883" w:leader="none"/>
          <w:tab w:val="left" w:pos="3700" w:leader="none"/>
          <w:tab w:val="right" w:pos="4899" w:leader="none"/>
        </w:tabs>
        <w:spacing w:before="46" w:after="0"/>
        <w:ind w:right="239" w:hanging="0"/>
        <w:jc w:val="center"/>
        <w:rPr>
          <w:sz w:val="20"/>
        </w:rPr>
      </w:pPr>
      <w:r>
        <mc:AlternateContent>
          <mc:Choice Requires="wps">
            <w:drawing>
              <wp:anchor behindDoc="0" distT="0" distB="0" distL="0" distR="0" simplePos="0" locked="0" layoutInCell="0" allowOverlap="1" relativeHeight="43">
                <wp:simplePos x="0" y="0"/>
                <wp:positionH relativeFrom="page">
                  <wp:posOffset>2183765</wp:posOffset>
                </wp:positionH>
                <wp:positionV relativeFrom="paragraph">
                  <wp:posOffset>20955</wp:posOffset>
                </wp:positionV>
                <wp:extent cx="2390775" cy="1270"/>
                <wp:effectExtent l="0" t="0" r="0" b="0"/>
                <wp:wrapNone/>
                <wp:docPr id="86" name="Image44"/>
                <a:graphic xmlns:a="http://schemas.openxmlformats.org/drawingml/2006/main">
                  <a:graphicData uri="http://schemas.microsoft.com/office/word/2010/wordprocessingShape">
                    <wps:wsp>
                      <wps:cNvSpPr/>
                      <wps:spPr>
                        <a:xfrm>
                          <a:off x="0" y="0"/>
                          <a:ext cx="239004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171.95pt,1.65pt" to="360.1pt,1.65pt" ID="Image44" stroked="t" style="position:absolute;mso-position-horizontal-relative:page">
                <v:stroke color="black" weight="5040" joinstyle="round" endcap="flat"/>
                <v:fill o:detectmouseclick="t" on="false"/>
              </v:line>
            </w:pict>
          </mc:Fallback>
        </mc:AlternateContent>
      </w:r>
      <w:r>
        <w:rPr>
          <w:sz w:val="20"/>
        </w:rPr>
        <w:t>s1</w:t>
        <w:tab/>
        <w:t>56.1234</w:t>
        <w:tab/>
        <w:t>87.6543</w:t>
        <w:tab/>
        <w:t>p1</w:t>
        <w:tab/>
        <w:t>10</w:t>
        <w:tab/>
        <w:t>10000</w:t>
      </w:r>
    </w:p>
    <w:p>
      <w:pPr>
        <w:pStyle w:val="Normal"/>
        <w:tabs>
          <w:tab w:val="clear" w:pos="720"/>
          <w:tab w:val="left" w:pos="943" w:leader="none"/>
          <w:tab w:val="left" w:pos="2014" w:leader="none"/>
          <w:tab w:val="left" w:pos="3059" w:leader="none"/>
          <w:tab w:val="left" w:pos="3866" w:leader="none"/>
          <w:tab w:val="left" w:pos="4717" w:leader="none"/>
          <w:tab w:val="left" w:pos="5361" w:leader="none"/>
        </w:tabs>
        <w:spacing w:before="43" w:after="0"/>
        <w:ind w:right="178" w:hanging="0"/>
        <w:jc w:val="center"/>
        <w:rPr>
          <w:rFonts w:ascii="Arial Narrow" w:hAnsi="Arial Narrow"/>
          <w:i/>
          <w:i/>
          <w:sz w:val="20"/>
        </w:rPr>
      </w:pPr>
      <w:r>
        <w:rPr>
          <w:rFonts w:ascii="Times New Roman" w:hAnsi="Times New Roman"/>
          <w:w w:val="99"/>
          <w:sz w:val="20"/>
          <w:u w:val="single"/>
        </w:rPr>
        <w:t xml:space="preserve"> </w:t>
      </w:r>
      <w:r>
        <w:rPr>
          <w:rFonts w:ascii="Times New Roman" w:hAnsi="Times New Roman"/>
          <w:sz w:val="20"/>
          <w:u w:val="single"/>
        </w:rPr>
        <w:t xml:space="preserve"> </w:t>
      </w:r>
      <w:r>
        <w:rPr>
          <w:rFonts w:ascii="Times New Roman" w:hAnsi="Times New Roman"/>
          <w:spacing w:val="9"/>
          <w:sz w:val="20"/>
          <w:u w:val="single"/>
        </w:rPr>
        <w:t xml:space="preserve"> </w:t>
      </w:r>
      <w:r>
        <w:rPr>
          <w:rFonts w:ascii="Arial Narrow" w:hAnsi="Arial Narrow"/>
          <w:i/>
          <w:sz w:val="20"/>
          <w:u w:val="single"/>
        </w:rPr>
        <w:t>·</w:t>
      </w:r>
      <w:r>
        <w:rPr>
          <w:rFonts w:ascii="Arial Narrow" w:hAnsi="Arial Narrow"/>
          <w:i/>
          <w:spacing w:val="-13"/>
          <w:sz w:val="20"/>
          <w:u w:val="single"/>
        </w:rPr>
        <w:t xml:space="preserve"> </w:t>
      </w:r>
      <w:r>
        <w:rPr>
          <w:rFonts w:ascii="Arial Narrow" w:hAnsi="Arial Narrow"/>
          <w:i/>
          <w:sz w:val="20"/>
          <w:u w:val="single"/>
        </w:rPr>
        <w:t>·</w:t>
      </w:r>
      <w:r>
        <w:rPr>
          <w:rFonts w:ascii="Arial Narrow" w:hAnsi="Arial Narrow"/>
          <w:i/>
          <w:spacing w:val="-13"/>
          <w:sz w:val="20"/>
          <w:u w:val="single"/>
        </w:rPr>
        <w:t xml:space="preserve"> </w:t>
      </w:r>
      <w:r>
        <w:rPr>
          <w:rFonts w:ascii="Arial Narrow" w:hAnsi="Arial Narrow"/>
          <w:i/>
          <w:sz w:val="20"/>
          <w:u w:val="single"/>
        </w:rPr>
        <w:t>·</w:t>
        <w:tab/>
        <w:t>·</w:t>
      </w:r>
      <w:r>
        <w:rPr>
          <w:rFonts w:ascii="Arial Narrow" w:hAnsi="Arial Narrow"/>
          <w:i/>
          <w:spacing w:val="-13"/>
          <w:sz w:val="20"/>
          <w:u w:val="single"/>
        </w:rPr>
        <w:t xml:space="preserve"> </w:t>
      </w:r>
      <w:r>
        <w:rPr>
          <w:rFonts w:ascii="Arial Narrow" w:hAnsi="Arial Narrow"/>
          <w:i/>
          <w:sz w:val="20"/>
          <w:u w:val="single"/>
        </w:rPr>
        <w:t>·</w:t>
      </w:r>
      <w:r>
        <w:rPr>
          <w:rFonts w:ascii="Arial Narrow" w:hAnsi="Arial Narrow"/>
          <w:i/>
          <w:spacing w:val="-12"/>
          <w:sz w:val="20"/>
          <w:u w:val="single"/>
        </w:rPr>
        <w:t xml:space="preserve"> </w:t>
      </w:r>
      <w:r>
        <w:rPr>
          <w:rFonts w:ascii="Arial Narrow" w:hAnsi="Arial Narrow"/>
          <w:i/>
          <w:sz w:val="20"/>
          <w:u w:val="single"/>
        </w:rPr>
        <w:t>·</w:t>
        <w:tab/>
        <w:t>·</w:t>
      </w:r>
      <w:r>
        <w:rPr>
          <w:rFonts w:ascii="Arial Narrow" w:hAnsi="Arial Narrow"/>
          <w:i/>
          <w:spacing w:val="-13"/>
          <w:sz w:val="20"/>
          <w:u w:val="single"/>
        </w:rPr>
        <w:t xml:space="preserve"> </w:t>
      </w:r>
      <w:r>
        <w:rPr>
          <w:rFonts w:ascii="Arial Narrow" w:hAnsi="Arial Narrow"/>
          <w:i/>
          <w:sz w:val="20"/>
          <w:u w:val="single"/>
        </w:rPr>
        <w:t>·</w:t>
      </w:r>
      <w:r>
        <w:rPr>
          <w:rFonts w:ascii="Arial Narrow" w:hAnsi="Arial Narrow"/>
          <w:i/>
          <w:spacing w:val="-13"/>
          <w:sz w:val="20"/>
          <w:u w:val="single"/>
        </w:rPr>
        <w:t xml:space="preserve"> </w:t>
      </w:r>
      <w:r>
        <w:rPr>
          <w:rFonts w:ascii="Arial Narrow" w:hAnsi="Arial Narrow"/>
          <w:i/>
          <w:sz w:val="20"/>
          <w:u w:val="single"/>
        </w:rPr>
        <w:t>·</w:t>
        <w:tab/>
        <w:t>·</w:t>
      </w:r>
      <w:r>
        <w:rPr>
          <w:rFonts w:ascii="Arial Narrow" w:hAnsi="Arial Narrow"/>
          <w:i/>
          <w:spacing w:val="-12"/>
          <w:sz w:val="20"/>
          <w:u w:val="single"/>
        </w:rPr>
        <w:t xml:space="preserve"> </w:t>
      </w:r>
      <w:r>
        <w:rPr>
          <w:rFonts w:ascii="Arial Narrow" w:hAnsi="Arial Narrow"/>
          <w:i/>
          <w:sz w:val="20"/>
          <w:u w:val="single"/>
        </w:rPr>
        <w:t>·</w:t>
      </w:r>
      <w:r>
        <w:rPr>
          <w:rFonts w:ascii="Arial Narrow" w:hAnsi="Arial Narrow"/>
          <w:i/>
          <w:spacing w:val="-13"/>
          <w:sz w:val="20"/>
          <w:u w:val="single"/>
        </w:rPr>
        <w:t xml:space="preserve"> </w:t>
      </w:r>
      <w:r>
        <w:rPr>
          <w:rFonts w:ascii="Arial Narrow" w:hAnsi="Arial Narrow"/>
          <w:i/>
          <w:sz w:val="20"/>
          <w:u w:val="single"/>
        </w:rPr>
        <w:t>·</w:t>
        <w:tab/>
        <w:t>·</w:t>
      </w:r>
      <w:r>
        <w:rPr>
          <w:rFonts w:ascii="Arial Narrow" w:hAnsi="Arial Narrow"/>
          <w:i/>
          <w:spacing w:val="-13"/>
          <w:sz w:val="20"/>
          <w:u w:val="single"/>
        </w:rPr>
        <w:t xml:space="preserve"> </w:t>
      </w:r>
      <w:r>
        <w:rPr>
          <w:rFonts w:ascii="Arial Narrow" w:hAnsi="Arial Narrow"/>
          <w:i/>
          <w:sz w:val="20"/>
          <w:u w:val="single"/>
        </w:rPr>
        <w:t>·</w:t>
      </w:r>
      <w:r>
        <w:rPr>
          <w:rFonts w:ascii="Arial Narrow" w:hAnsi="Arial Narrow"/>
          <w:i/>
          <w:spacing w:val="-12"/>
          <w:sz w:val="20"/>
          <w:u w:val="single"/>
        </w:rPr>
        <w:t xml:space="preserve"> </w:t>
      </w:r>
      <w:r>
        <w:rPr>
          <w:rFonts w:ascii="Arial Narrow" w:hAnsi="Arial Narrow"/>
          <w:i/>
          <w:sz w:val="20"/>
          <w:u w:val="single"/>
        </w:rPr>
        <w:t>·</w:t>
        <w:tab/>
        <w:t>· ·</w:t>
      </w:r>
      <w:r>
        <w:rPr>
          <w:rFonts w:ascii="Arial Narrow" w:hAnsi="Arial Narrow"/>
          <w:i/>
          <w:spacing w:val="-24"/>
          <w:sz w:val="20"/>
          <w:u w:val="single"/>
        </w:rPr>
        <w:t xml:space="preserve"> </w:t>
      </w:r>
      <w:r>
        <w:rPr>
          <w:rFonts w:ascii="Arial Narrow" w:hAnsi="Arial Narrow"/>
          <w:i/>
          <w:sz w:val="20"/>
          <w:u w:val="single"/>
        </w:rPr>
        <w:t>·</w:t>
        <w:tab/>
      </w:r>
    </w:p>
    <w:p>
      <w:pPr>
        <w:pStyle w:val="Normal"/>
        <w:spacing w:before="268" w:after="0"/>
        <w:ind w:left="373" w:right="550" w:hanging="0"/>
        <w:jc w:val="center"/>
        <w:rPr/>
      </w:pPr>
      <w:r>
        <w:rPr>
          <w:b/>
        </w:rPr>
        <w:t xml:space="preserve">Table 6: </w:t>
      </w:r>
      <w:r>
        <w:rPr/>
        <w:t>Template for supply data</w:t>
      </w:r>
    </w:p>
    <w:p>
      <w:pPr>
        <w:pStyle w:val="TextBody"/>
        <w:spacing w:before="3" w:after="0"/>
        <w:rPr>
          <w:sz w:val="26"/>
        </w:rPr>
      </w:pPr>
      <w:r>
        <w:rPr>
          <w:sz w:val="26"/>
        </w:rPr>
      </w:r>
    </w:p>
    <w:p>
      <w:pPr>
        <w:pStyle w:val="TextBody"/>
        <w:spacing w:lineRule="auto" w:line="280" w:before="1" w:after="0"/>
        <w:ind w:left="156" w:right="333" w:firstLine="338"/>
        <w:jc w:val="both"/>
        <w:rPr/>
      </w:pPr>
      <w:r>
        <w:rPr>
          <w:spacing w:val="-11"/>
        </w:rPr>
        <w:t>To</w:t>
      </w:r>
      <w:r>
        <w:rPr>
          <w:spacing w:val="-15"/>
        </w:rPr>
        <w:t xml:space="preserve"> </w:t>
      </w:r>
      <w:r>
        <w:rPr/>
        <w:t>define</w:t>
      </w:r>
      <w:r>
        <w:rPr>
          <w:spacing w:val="-15"/>
        </w:rPr>
        <w:t xml:space="preserve"> </w:t>
      </w:r>
      <w:r>
        <w:rPr/>
        <w:t>technology</w:t>
      </w:r>
      <w:r>
        <w:rPr>
          <w:spacing w:val="-15"/>
        </w:rPr>
        <w:t xml:space="preserve"> </w:t>
      </w:r>
      <w:r>
        <w:rPr/>
        <w:t>and</w:t>
      </w:r>
      <w:r>
        <w:rPr>
          <w:spacing w:val="-14"/>
        </w:rPr>
        <w:t xml:space="preserve"> </w:t>
      </w:r>
      <w:r>
        <w:rPr/>
        <w:t>demand</w:t>
      </w:r>
      <w:r>
        <w:rPr>
          <w:spacing w:val="-15"/>
        </w:rPr>
        <w:t xml:space="preserve"> </w:t>
      </w:r>
      <w:r>
        <w:rPr/>
        <w:t>data,</w:t>
      </w:r>
      <w:r>
        <w:rPr>
          <w:spacing w:val="-13"/>
        </w:rPr>
        <w:t xml:space="preserve"> </w:t>
      </w:r>
      <w:r>
        <w:rPr/>
        <w:t>similar</w:t>
      </w:r>
      <w:r>
        <w:rPr>
          <w:spacing w:val="-15"/>
        </w:rPr>
        <w:t xml:space="preserve"> </w:t>
      </w:r>
      <w:r>
        <w:rPr/>
        <w:t>csv</w:t>
      </w:r>
      <w:r>
        <w:rPr>
          <w:spacing w:val="-14"/>
        </w:rPr>
        <w:t xml:space="preserve"> </w:t>
      </w:r>
      <w:r>
        <w:rPr/>
        <w:t>files</w:t>
      </w:r>
      <w:r>
        <w:rPr>
          <w:spacing w:val="-15"/>
        </w:rPr>
        <w:t xml:space="preserve"> </w:t>
      </w:r>
      <w:r>
        <w:rPr/>
        <w:t>need</w:t>
      </w:r>
      <w:r>
        <w:rPr>
          <w:spacing w:val="-15"/>
        </w:rPr>
        <w:t xml:space="preserve"> </w:t>
      </w:r>
      <w:r>
        <w:rPr/>
        <w:t>to</w:t>
      </w:r>
      <w:r>
        <w:rPr>
          <w:spacing w:val="-14"/>
        </w:rPr>
        <w:t xml:space="preserve"> </w:t>
      </w:r>
      <w:r>
        <w:rPr/>
        <w:t>be</w:t>
      </w:r>
      <w:r>
        <w:rPr>
          <w:spacing w:val="-15"/>
        </w:rPr>
        <w:t xml:space="preserve"> </w:t>
      </w:r>
      <w:r>
        <w:rPr/>
        <w:t>generated</w:t>
      </w:r>
      <w:r>
        <w:rPr>
          <w:spacing w:val="-15"/>
        </w:rPr>
        <w:t xml:space="preserve"> </w:t>
      </w:r>
      <w:r>
        <w:rPr/>
        <w:t>by</w:t>
      </w:r>
      <w:r>
        <w:rPr>
          <w:spacing w:val="-14"/>
        </w:rPr>
        <w:t xml:space="preserve"> </w:t>
      </w:r>
      <w:r>
        <w:rPr/>
        <w:t>users.</w:t>
      </w:r>
      <w:r>
        <w:rPr>
          <w:spacing w:val="2"/>
        </w:rPr>
        <w:t xml:space="preserve"> </w:t>
      </w:r>
      <w:r>
        <w:rPr/>
        <w:t>Once</w:t>
      </w:r>
      <w:r>
        <w:rPr>
          <w:spacing w:val="-15"/>
        </w:rPr>
        <w:t xml:space="preserve"> </w:t>
      </w:r>
      <w:r>
        <w:rPr/>
        <w:t xml:space="preserve">done and on clicking the </w:t>
      </w:r>
      <w:r>
        <w:rPr>
          <w:rFonts w:ascii="Courier New" w:hAnsi="Courier New"/>
        </w:rPr>
        <w:t xml:space="preserve">UPLOAD </w:t>
      </w:r>
      <w:r>
        <w:rPr/>
        <w:t xml:space="preserve">button, the data file will transfer to the server and the content will be analyzed and tested. if there is no </w:t>
      </w:r>
      <w:r>
        <w:rPr>
          <w:spacing w:val="-4"/>
        </w:rPr>
        <w:t xml:space="preserve">error, </w:t>
      </w:r>
      <w:r>
        <w:rPr/>
        <w:t xml:space="preserve">then the data will be sent back to be visualized on the </w:t>
      </w:r>
      <w:r>
        <w:rPr>
          <w:spacing w:val="-4"/>
        </w:rPr>
        <w:t xml:space="preserve">map. </w:t>
      </w:r>
      <w:r>
        <w:rPr/>
        <w:t>Users</w:t>
      </w:r>
      <w:r>
        <w:rPr>
          <w:spacing w:val="-11"/>
        </w:rPr>
        <w:t xml:space="preserve"> </w:t>
      </w:r>
      <w:r>
        <w:rPr/>
        <w:t>can</w:t>
      </w:r>
      <w:r>
        <w:rPr>
          <w:spacing w:val="-11"/>
        </w:rPr>
        <w:t xml:space="preserve"> </w:t>
      </w:r>
      <w:r>
        <w:rPr/>
        <w:t>continue</w:t>
      </w:r>
      <w:r>
        <w:rPr>
          <w:spacing w:val="-11"/>
        </w:rPr>
        <w:t xml:space="preserve"> </w:t>
      </w:r>
      <w:r>
        <w:rPr/>
        <w:t>working</w:t>
      </w:r>
      <w:r>
        <w:rPr>
          <w:spacing w:val="-11"/>
        </w:rPr>
        <w:t xml:space="preserve"> </w:t>
      </w:r>
      <w:r>
        <w:rPr/>
        <w:t>on</w:t>
      </w:r>
      <w:r>
        <w:rPr>
          <w:spacing w:val="-11"/>
        </w:rPr>
        <w:t xml:space="preserve"> </w:t>
      </w:r>
      <w:r>
        <w:rPr/>
        <w:t>those</w:t>
      </w:r>
      <w:r>
        <w:rPr>
          <w:spacing w:val="-10"/>
        </w:rPr>
        <w:t xml:space="preserve"> </w:t>
      </w:r>
      <w:r>
        <w:rPr/>
        <w:t>data</w:t>
      </w:r>
      <w:r>
        <w:rPr>
          <w:spacing w:val="-11"/>
        </w:rPr>
        <w:t xml:space="preserve"> </w:t>
      </w:r>
      <w:r>
        <w:rPr/>
        <w:t>by</w:t>
      </w:r>
      <w:r>
        <w:rPr>
          <w:spacing w:val="-11"/>
        </w:rPr>
        <w:t xml:space="preserve"> </w:t>
      </w:r>
      <w:r>
        <w:rPr/>
        <w:t>dragging</w:t>
      </w:r>
      <w:r>
        <w:rPr>
          <w:spacing w:val="-11"/>
        </w:rPr>
        <w:t xml:space="preserve"> </w:t>
      </w:r>
      <w:r>
        <w:rPr/>
        <w:t>a</w:t>
      </w:r>
      <w:r>
        <w:rPr>
          <w:spacing w:val="-11"/>
        </w:rPr>
        <w:t xml:space="preserve"> </w:t>
      </w:r>
      <w:r>
        <w:rPr/>
        <w:t>marker</w:t>
      </w:r>
      <w:r>
        <w:rPr>
          <w:spacing w:val="-10"/>
        </w:rPr>
        <w:t xml:space="preserve"> </w:t>
      </w:r>
      <w:r>
        <w:rPr/>
        <w:t>around</w:t>
      </w:r>
      <w:r>
        <w:rPr>
          <w:spacing w:val="-11"/>
        </w:rPr>
        <w:t xml:space="preserve"> </w:t>
      </w:r>
      <w:r>
        <w:rPr/>
        <w:t>or</w:t>
      </w:r>
      <w:r>
        <w:rPr>
          <w:spacing w:val="-11"/>
        </w:rPr>
        <w:t xml:space="preserve"> </w:t>
      </w:r>
      <w:r>
        <w:rPr/>
        <w:t>double-clicking</w:t>
      </w:r>
      <w:r>
        <w:rPr>
          <w:spacing w:val="-11"/>
        </w:rPr>
        <w:t xml:space="preserve"> </w:t>
      </w:r>
      <w:r>
        <w:rPr/>
        <w:t>a</w:t>
      </w:r>
      <w:r>
        <w:rPr>
          <w:spacing w:val="-11"/>
        </w:rPr>
        <w:t xml:space="preserve"> </w:t>
      </w:r>
      <w:r>
        <w:rPr>
          <w:spacing w:val="-5"/>
        </w:rPr>
        <w:t xml:space="preserve">marker. </w:t>
      </w:r>
      <w:r>
        <w:rPr/>
        <w:t>If</w:t>
      </w:r>
      <w:r>
        <w:rPr>
          <w:spacing w:val="-12"/>
        </w:rPr>
        <w:t xml:space="preserve"> </w:t>
      </w:r>
      <w:r>
        <w:rPr/>
        <w:t>there</w:t>
      </w:r>
      <w:r>
        <w:rPr>
          <w:spacing w:val="-11"/>
        </w:rPr>
        <w:t xml:space="preserve"> </w:t>
      </w:r>
      <w:r>
        <w:rPr/>
        <w:t>is</w:t>
      </w:r>
      <w:r>
        <w:rPr>
          <w:spacing w:val="-11"/>
        </w:rPr>
        <w:t xml:space="preserve"> </w:t>
      </w:r>
      <w:r>
        <w:rPr/>
        <w:t>an</w:t>
      </w:r>
      <w:r>
        <w:rPr>
          <w:spacing w:val="-11"/>
        </w:rPr>
        <w:t xml:space="preserve"> </w:t>
      </w:r>
      <w:r>
        <w:rPr>
          <w:spacing w:val="-4"/>
        </w:rPr>
        <w:t>error,</w:t>
      </w:r>
      <w:r>
        <w:rPr>
          <w:spacing w:val="-11"/>
        </w:rPr>
        <w:t xml:space="preserve"> </w:t>
      </w:r>
      <w:r>
        <w:rPr/>
        <w:t>the</w:t>
      </w:r>
      <w:r>
        <w:rPr>
          <w:spacing w:val="-11"/>
        </w:rPr>
        <w:t xml:space="preserve"> </w:t>
      </w:r>
      <w:r>
        <w:rPr/>
        <w:t>server</w:t>
      </w:r>
      <w:r>
        <w:rPr>
          <w:spacing w:val="-11"/>
        </w:rPr>
        <w:t xml:space="preserve"> </w:t>
      </w:r>
      <w:r>
        <w:rPr/>
        <w:t>will</w:t>
      </w:r>
      <w:r>
        <w:rPr>
          <w:spacing w:val="-11"/>
        </w:rPr>
        <w:t xml:space="preserve"> </w:t>
      </w:r>
      <w:r>
        <w:rPr/>
        <w:t>notify</w:t>
      </w:r>
      <w:r>
        <w:rPr>
          <w:spacing w:val="-11"/>
        </w:rPr>
        <w:t xml:space="preserve"> </w:t>
      </w:r>
      <w:r>
        <w:rPr/>
        <w:t>the</w:t>
      </w:r>
      <w:r>
        <w:rPr>
          <w:spacing w:val="-12"/>
        </w:rPr>
        <w:t xml:space="preserve"> </w:t>
      </w:r>
      <w:r>
        <w:rPr/>
        <w:t>user</w:t>
      </w:r>
      <w:r>
        <w:rPr>
          <w:spacing w:val="-11"/>
        </w:rPr>
        <w:t xml:space="preserve"> </w:t>
      </w:r>
      <w:r>
        <w:rPr/>
        <w:t>where</w:t>
      </w:r>
      <w:r>
        <w:rPr>
          <w:spacing w:val="-11"/>
        </w:rPr>
        <w:t xml:space="preserve"> </w:t>
      </w:r>
      <w:r>
        <w:rPr/>
        <w:t>the</w:t>
      </w:r>
      <w:r>
        <w:rPr>
          <w:spacing w:val="-11"/>
        </w:rPr>
        <w:t xml:space="preserve"> </w:t>
      </w:r>
      <w:r>
        <w:rPr/>
        <w:t>error</w:t>
      </w:r>
      <w:r>
        <w:rPr>
          <w:spacing w:val="-12"/>
        </w:rPr>
        <w:t xml:space="preserve"> </w:t>
      </w:r>
      <w:r>
        <w:rPr/>
        <w:t>message</w:t>
      </w:r>
      <w:r>
        <w:rPr>
          <w:spacing w:val="-11"/>
        </w:rPr>
        <w:t xml:space="preserve"> </w:t>
      </w:r>
      <w:r>
        <w:rPr/>
        <w:t>and</w:t>
      </w:r>
      <w:r>
        <w:rPr>
          <w:spacing w:val="-10"/>
        </w:rPr>
        <w:t xml:space="preserve"> </w:t>
      </w:r>
      <w:r>
        <w:rPr/>
        <w:t>the</w:t>
      </w:r>
      <w:r>
        <w:rPr>
          <w:spacing w:val="-12"/>
        </w:rPr>
        <w:t xml:space="preserve"> </w:t>
      </w:r>
      <w:r>
        <w:rPr/>
        <w:t>user</w:t>
      </w:r>
      <w:r>
        <w:rPr>
          <w:spacing w:val="-11"/>
        </w:rPr>
        <w:t xml:space="preserve"> </w:t>
      </w:r>
      <w:r>
        <w:rPr/>
        <w:t>should</w:t>
      </w:r>
      <w:r>
        <w:rPr>
          <w:spacing w:val="-12"/>
        </w:rPr>
        <w:t xml:space="preserve"> </w:t>
      </w:r>
      <w:r>
        <w:rPr/>
        <w:t>correct the data and resubmit it. This workflow is shown in Figure</w:t>
      </w:r>
      <w:r>
        <w:rPr>
          <w:spacing w:val="-7"/>
        </w:rPr>
        <w:t xml:space="preserve"> </w:t>
      </w:r>
      <w:hyperlink w:anchor="_bookmark43">
        <w:r>
          <w:rPr>
            <w:color w:val="0000FF"/>
          </w:rPr>
          <w:t>22</w:t>
        </w:r>
      </w:hyperlink>
      <w:r>
        <w:rPr/>
        <w:t>.</w:t>
      </w:r>
    </w:p>
    <w:p>
      <w:pPr>
        <w:pStyle w:val="TextBody"/>
        <w:spacing w:lineRule="exact" w:line="268"/>
        <w:ind w:left="494" w:hanging="0"/>
        <w:jc w:val="both"/>
        <w:rPr/>
      </w:pPr>
      <w:r>
        <w:rPr/>
        <w:t>The server will mainly check the following aspects of a data file:</w:t>
      </w:r>
    </w:p>
    <w:p>
      <w:pPr>
        <w:sectPr>
          <w:headerReference w:type="default" r:id="rId87"/>
          <w:footerReference w:type="default" r:id="rId88"/>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ind w:left="374" w:hanging="219"/>
        <w:rPr/>
      </w:pPr>
      <w:r>
        <w:rPr/>
        <w:t>If a file can be open - only csv files are suitable for</w:t>
      </w:r>
      <w:r>
        <w:rPr>
          <w:spacing w:val="-22"/>
        </w:rPr>
        <w:t xml:space="preserve"> </w:t>
      </w:r>
      <w:r>
        <w:rPr/>
        <w:t>uploading;</w:t>
      </w:r>
    </w:p>
    <w:p>
      <w:pPr>
        <w:pStyle w:val="TextBody"/>
        <w:rPr>
          <w:sz w:val="20"/>
        </w:rPr>
      </w:pPr>
      <w:r>
        <w:rPr>
          <w:sz w:val="20"/>
        </w:rPr>
      </w:r>
    </w:p>
    <w:p>
      <w:pPr>
        <w:pStyle w:val="TextBody"/>
        <w:rPr>
          <w:sz w:val="20"/>
        </w:rPr>
      </w:pPr>
      <w:r>
        <w:rPr>
          <w:sz w:val="20"/>
        </w:rPr>
      </w:r>
    </w:p>
    <w:p>
      <w:pPr>
        <w:pStyle w:val="TextBody"/>
        <w:spacing w:before="2" w:after="1"/>
        <w:rPr>
          <w:sz w:val="11"/>
        </w:rPr>
      </w:pPr>
      <w:r>
        <w:rPr>
          <w:sz w:val="11"/>
        </w:rPr>
      </w:r>
    </w:p>
    <w:p>
      <w:pPr>
        <w:pStyle w:val="TextBody"/>
        <w:ind w:left="2568" w:hanging="0"/>
        <w:rPr>
          <w:sz w:val="20"/>
        </w:rPr>
      </w:pPr>
      <w:r>
        <w:rPr/>
        <w:drawing>
          <wp:inline distT="0" distB="0" distL="0" distR="0">
            <wp:extent cx="3035300" cy="3931285"/>
            <wp:effectExtent l="0" t="0" r="0" b="0"/>
            <wp:docPr id="90" name="image4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6.png" descr=""/>
                    <pic:cNvPicPr>
                      <a:picLocks noChangeAspect="1" noChangeArrowheads="1"/>
                    </pic:cNvPicPr>
                  </pic:nvPicPr>
                  <pic:blipFill>
                    <a:blip r:embed="rId89"/>
                    <a:stretch>
                      <a:fillRect/>
                    </a:stretch>
                  </pic:blipFill>
                  <pic:spPr bwMode="auto">
                    <a:xfrm>
                      <a:off x="0" y="0"/>
                      <a:ext cx="3035300" cy="3931285"/>
                    </a:xfrm>
                    <a:prstGeom prst="rect">
                      <a:avLst/>
                    </a:prstGeom>
                  </pic:spPr>
                </pic:pic>
              </a:graphicData>
            </a:graphic>
          </wp:inline>
        </w:drawing>
      </w:r>
    </w:p>
    <w:p>
      <w:pPr>
        <w:pStyle w:val="TextBody"/>
        <w:spacing w:before="4" w:after="0"/>
        <w:rPr>
          <w:sz w:val="14"/>
        </w:rPr>
      </w:pPr>
      <w:r>
        <w:rPr>
          <w:sz w:val="14"/>
        </w:rPr>
      </w:r>
    </w:p>
    <w:p>
      <w:pPr>
        <w:pStyle w:val="Normal"/>
        <w:spacing w:before="95" w:after="0"/>
        <w:ind w:left="373" w:right="550" w:hanging="0"/>
        <w:jc w:val="center"/>
        <w:rPr/>
      </w:pPr>
      <w:bookmarkStart w:id="62" w:name="_bookmark42"/>
      <w:bookmarkEnd w:id="62"/>
      <w:r>
        <w:rPr>
          <w:b/>
        </w:rPr>
        <w:t xml:space="preserve">Figure 21: </w:t>
      </w:r>
      <w:r>
        <w:rPr/>
        <w:t>Upload supply data</w:t>
      </w:r>
    </w:p>
    <w:p>
      <w:pPr>
        <w:pStyle w:val="TextBody"/>
        <w:rPr>
          <w:sz w:val="20"/>
        </w:rPr>
      </w:pPr>
      <w:r>
        <w:rPr>
          <w:sz w:val="20"/>
        </w:rPr>
      </w:r>
    </w:p>
    <w:p>
      <w:pPr>
        <w:pStyle w:val="TextBody"/>
        <w:spacing w:before="6" w:after="0"/>
        <w:rPr>
          <w:sz w:val="17"/>
        </w:rPr>
      </w:pPr>
      <w:r>
        <w:rPr>
          <w:sz w:val="17"/>
        </w:rPr>
        <mc:AlternateContent>
          <mc:Choice Requires="wpg">
            <w:drawing>
              <wp:anchor behindDoc="1" distT="0" distB="0" distL="114300" distR="114300" simplePos="0" locked="0" layoutInCell="0" allowOverlap="1" relativeHeight="99">
                <wp:simplePos x="0" y="0"/>
                <wp:positionH relativeFrom="page">
                  <wp:posOffset>1657985</wp:posOffset>
                </wp:positionH>
                <wp:positionV relativeFrom="paragraph">
                  <wp:posOffset>170815</wp:posOffset>
                </wp:positionV>
                <wp:extent cx="4533900" cy="3243580"/>
                <wp:effectExtent l="0" t="0" r="0" b="0"/>
                <wp:wrapTopAndBottom/>
                <wp:docPr id="91" name="Image47"/>
                <a:graphic xmlns:a="http://schemas.openxmlformats.org/drawingml/2006/main">
                  <a:graphicData uri="http://schemas.microsoft.com/office/word/2010/wordprocessingGroup">
                    <wpg:wgp>
                      <wpg:cNvGrpSpPr/>
                      <wpg:grpSpPr>
                        <a:xfrm>
                          <a:off x="0" y="0"/>
                          <a:ext cx="4533120" cy="3242880"/>
                        </a:xfrm>
                      </wpg:grpSpPr>
                      <pic:pic xmlns:pic="http://schemas.openxmlformats.org/drawingml/2006/picture">
                        <pic:nvPicPr>
                          <pic:cNvPr id="45" name="" descr=""/>
                          <pic:cNvPicPr/>
                        </pic:nvPicPr>
                        <pic:blipFill>
                          <a:blip r:embed="rId90"/>
                          <a:stretch/>
                        </pic:blipFill>
                        <pic:spPr>
                          <a:xfrm>
                            <a:off x="6480" y="1440"/>
                            <a:ext cx="867960" cy="3240"/>
                          </a:xfrm>
                          <a:prstGeom prst="rect">
                            <a:avLst/>
                          </a:prstGeom>
                          <a:ln w="0">
                            <a:noFill/>
                          </a:ln>
                        </pic:spPr>
                      </pic:pic>
                      <pic:pic xmlns:pic="http://schemas.openxmlformats.org/drawingml/2006/picture">
                        <pic:nvPicPr>
                          <pic:cNvPr id="46" name="" descr=""/>
                          <pic:cNvPicPr/>
                        </pic:nvPicPr>
                        <pic:blipFill>
                          <a:blip r:embed="rId91"/>
                          <a:stretch/>
                        </pic:blipFill>
                        <pic:spPr>
                          <a:xfrm>
                            <a:off x="95760" y="1440"/>
                            <a:ext cx="689040" cy="3240"/>
                          </a:xfrm>
                          <a:prstGeom prst="rect">
                            <a:avLst/>
                          </a:prstGeom>
                          <a:ln w="0">
                            <a:noFill/>
                          </a:ln>
                        </pic:spPr>
                      </pic:pic>
                      <wps:wsp>
                        <wps:cNvSpPr/>
                        <wps:spPr>
                          <a:xfrm>
                            <a:off x="1663200" y="3209400"/>
                            <a:ext cx="831960" cy="2520"/>
                          </a:xfrm>
                          <a:custGeom>
                            <a:avLst/>
                            <a:gdLst/>
                            <a:ahLst/>
                            <a:rect l="l" t="t" r="r" b="b"/>
                            <a:pathLst>
                              <a:path w="3605" h="761">
                                <a:moveTo>
                                  <a:pt x="3477" y="0"/>
                                </a:moveTo>
                                <a:lnTo>
                                  <a:pt x="127" y="0"/>
                                </a:lnTo>
                                <a:lnTo>
                                  <a:pt x="78" y="11"/>
                                </a:lnTo>
                                <a:lnTo>
                                  <a:pt x="37" y="37"/>
                                </a:lnTo>
                                <a:lnTo>
                                  <a:pt x="11" y="78"/>
                                </a:lnTo>
                                <a:lnTo>
                                  <a:pt x="0" y="127"/>
                                </a:lnTo>
                                <a:lnTo>
                                  <a:pt x="0" y="633"/>
                                </a:lnTo>
                                <a:lnTo>
                                  <a:pt x="11" y="682"/>
                                </a:lnTo>
                                <a:lnTo>
                                  <a:pt x="37" y="723"/>
                                </a:lnTo>
                                <a:lnTo>
                                  <a:pt x="78" y="749"/>
                                </a:lnTo>
                                <a:lnTo>
                                  <a:pt x="127" y="760"/>
                                </a:lnTo>
                                <a:lnTo>
                                  <a:pt x="3477" y="760"/>
                                </a:lnTo>
                                <a:lnTo>
                                  <a:pt x="3526" y="749"/>
                                </a:lnTo>
                                <a:lnTo>
                                  <a:pt x="3565" y="723"/>
                                </a:lnTo>
                                <a:lnTo>
                                  <a:pt x="3593" y="682"/>
                                </a:lnTo>
                                <a:lnTo>
                                  <a:pt x="3604" y="633"/>
                                </a:lnTo>
                                <a:lnTo>
                                  <a:pt x="3604" y="127"/>
                                </a:lnTo>
                                <a:lnTo>
                                  <a:pt x="3593" y="78"/>
                                </a:lnTo>
                                <a:lnTo>
                                  <a:pt x="3565" y="37"/>
                                </a:lnTo>
                                <a:lnTo>
                                  <a:pt x="3526" y="11"/>
                                </a:lnTo>
                                <a:lnTo>
                                  <a:pt x="3477"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47" name="" descr=""/>
                          <pic:cNvPicPr/>
                        </pic:nvPicPr>
                        <pic:blipFill>
                          <a:blip r:embed="rId32"/>
                          <a:stretch/>
                        </pic:blipFill>
                        <pic:spPr>
                          <a:xfrm>
                            <a:off x="6480" y="6840"/>
                            <a:ext cx="867960" cy="3960"/>
                          </a:xfrm>
                          <a:prstGeom prst="rect">
                            <a:avLst/>
                          </a:prstGeom>
                          <a:ln w="0">
                            <a:noFill/>
                          </a:ln>
                        </pic:spPr>
                      </pic:pic>
                      <pic:pic xmlns:pic="http://schemas.openxmlformats.org/drawingml/2006/picture">
                        <pic:nvPicPr>
                          <pic:cNvPr id="48" name="" descr=""/>
                          <pic:cNvPicPr/>
                        </pic:nvPicPr>
                        <pic:blipFill>
                          <a:blip r:embed="rId92"/>
                          <a:stretch/>
                        </pic:blipFill>
                        <pic:spPr>
                          <a:xfrm>
                            <a:off x="75600" y="6840"/>
                            <a:ext cx="725040" cy="3960"/>
                          </a:xfrm>
                          <a:prstGeom prst="rect">
                            <a:avLst/>
                          </a:prstGeom>
                          <a:ln w="0">
                            <a:noFill/>
                          </a:ln>
                        </pic:spPr>
                      </pic:pic>
                      <wps:wsp>
                        <wps:cNvSpPr/>
                        <wps:spPr>
                          <a:xfrm>
                            <a:off x="1663200" y="3215160"/>
                            <a:ext cx="831960" cy="3240"/>
                          </a:xfrm>
                          <a:custGeom>
                            <a:avLst/>
                            <a:gdLst/>
                            <a:ahLst/>
                            <a:rect l="l" t="t" r="r" b="b"/>
                            <a:pathLst>
                              <a:path w="3605" h="744">
                                <a:moveTo>
                                  <a:pt x="3479" y="0"/>
                                </a:moveTo>
                                <a:lnTo>
                                  <a:pt x="123" y="0"/>
                                </a:lnTo>
                                <a:lnTo>
                                  <a:pt x="76" y="11"/>
                                </a:lnTo>
                                <a:lnTo>
                                  <a:pt x="37" y="37"/>
                                </a:lnTo>
                                <a:lnTo>
                                  <a:pt x="11" y="76"/>
                                </a:lnTo>
                                <a:lnTo>
                                  <a:pt x="0" y="124"/>
                                </a:lnTo>
                                <a:lnTo>
                                  <a:pt x="0" y="619"/>
                                </a:lnTo>
                                <a:lnTo>
                                  <a:pt x="11" y="667"/>
                                </a:lnTo>
                                <a:lnTo>
                                  <a:pt x="37" y="706"/>
                                </a:lnTo>
                                <a:lnTo>
                                  <a:pt x="76" y="732"/>
                                </a:lnTo>
                                <a:lnTo>
                                  <a:pt x="123" y="743"/>
                                </a:lnTo>
                                <a:lnTo>
                                  <a:pt x="3479" y="743"/>
                                </a:lnTo>
                                <a:lnTo>
                                  <a:pt x="3528" y="732"/>
                                </a:lnTo>
                                <a:lnTo>
                                  <a:pt x="3567" y="706"/>
                                </a:lnTo>
                                <a:lnTo>
                                  <a:pt x="3593" y="667"/>
                                </a:lnTo>
                                <a:lnTo>
                                  <a:pt x="3604" y="619"/>
                                </a:lnTo>
                                <a:lnTo>
                                  <a:pt x="3604" y="124"/>
                                </a:lnTo>
                                <a:lnTo>
                                  <a:pt x="3593" y="76"/>
                                </a:lnTo>
                                <a:lnTo>
                                  <a:pt x="3567" y="37"/>
                                </a:lnTo>
                                <a:lnTo>
                                  <a:pt x="3528" y="11"/>
                                </a:lnTo>
                                <a:lnTo>
                                  <a:pt x="3479"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49" name="" descr=""/>
                          <pic:cNvPicPr/>
                        </pic:nvPicPr>
                        <pic:blipFill>
                          <a:blip r:embed="rId32"/>
                          <a:stretch/>
                        </pic:blipFill>
                        <pic:spPr>
                          <a:xfrm>
                            <a:off x="6480" y="13320"/>
                            <a:ext cx="867960" cy="3240"/>
                          </a:xfrm>
                          <a:prstGeom prst="rect">
                            <a:avLst/>
                          </a:prstGeom>
                          <a:ln w="0">
                            <a:noFill/>
                          </a:ln>
                        </pic:spPr>
                      </pic:pic>
                      <pic:pic xmlns:pic="http://schemas.openxmlformats.org/drawingml/2006/picture">
                        <pic:nvPicPr>
                          <pic:cNvPr id="50" name="" descr=""/>
                          <pic:cNvPicPr/>
                        </pic:nvPicPr>
                        <pic:blipFill>
                          <a:blip r:embed="rId93"/>
                          <a:stretch/>
                        </pic:blipFill>
                        <pic:spPr>
                          <a:xfrm>
                            <a:off x="30600" y="13320"/>
                            <a:ext cx="815400" cy="3240"/>
                          </a:xfrm>
                          <a:prstGeom prst="rect">
                            <a:avLst/>
                          </a:prstGeom>
                          <a:ln w="0">
                            <a:noFill/>
                          </a:ln>
                        </pic:spPr>
                      </pic:pic>
                      <wps:wsp>
                        <wps:cNvSpPr/>
                        <wps:spPr>
                          <a:xfrm>
                            <a:off x="1663200" y="3220560"/>
                            <a:ext cx="831960" cy="3240"/>
                          </a:xfrm>
                          <a:custGeom>
                            <a:avLst/>
                            <a:gdLst/>
                            <a:ahLst/>
                            <a:rect l="l" t="t" r="r" b="b"/>
                            <a:pathLst>
                              <a:path w="3605" h="744">
                                <a:moveTo>
                                  <a:pt x="3479" y="0"/>
                                </a:moveTo>
                                <a:lnTo>
                                  <a:pt x="123" y="0"/>
                                </a:lnTo>
                                <a:lnTo>
                                  <a:pt x="76" y="11"/>
                                </a:lnTo>
                                <a:lnTo>
                                  <a:pt x="37" y="37"/>
                                </a:lnTo>
                                <a:lnTo>
                                  <a:pt x="11" y="76"/>
                                </a:lnTo>
                                <a:lnTo>
                                  <a:pt x="0" y="124"/>
                                </a:lnTo>
                                <a:lnTo>
                                  <a:pt x="0" y="618"/>
                                </a:lnTo>
                                <a:lnTo>
                                  <a:pt x="11" y="667"/>
                                </a:lnTo>
                                <a:lnTo>
                                  <a:pt x="37" y="706"/>
                                </a:lnTo>
                                <a:lnTo>
                                  <a:pt x="76" y="732"/>
                                </a:lnTo>
                                <a:lnTo>
                                  <a:pt x="123" y="743"/>
                                </a:lnTo>
                                <a:lnTo>
                                  <a:pt x="3479" y="743"/>
                                </a:lnTo>
                                <a:lnTo>
                                  <a:pt x="3528" y="732"/>
                                </a:lnTo>
                                <a:lnTo>
                                  <a:pt x="3567" y="706"/>
                                </a:lnTo>
                                <a:lnTo>
                                  <a:pt x="3593" y="667"/>
                                </a:lnTo>
                                <a:lnTo>
                                  <a:pt x="3604" y="618"/>
                                </a:lnTo>
                                <a:lnTo>
                                  <a:pt x="3604" y="124"/>
                                </a:lnTo>
                                <a:lnTo>
                                  <a:pt x="3593" y="76"/>
                                </a:lnTo>
                                <a:lnTo>
                                  <a:pt x="3567" y="37"/>
                                </a:lnTo>
                                <a:lnTo>
                                  <a:pt x="3528" y="11"/>
                                </a:lnTo>
                                <a:lnTo>
                                  <a:pt x="3479"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51" name="" descr=""/>
                          <pic:cNvPicPr/>
                        </pic:nvPicPr>
                        <pic:blipFill>
                          <a:blip r:embed="rId32"/>
                          <a:stretch/>
                        </pic:blipFill>
                        <pic:spPr>
                          <a:xfrm>
                            <a:off x="6480" y="19080"/>
                            <a:ext cx="867960" cy="3240"/>
                          </a:xfrm>
                          <a:prstGeom prst="rect">
                            <a:avLst/>
                          </a:prstGeom>
                          <a:ln w="0">
                            <a:noFill/>
                          </a:ln>
                        </pic:spPr>
                      </pic:pic>
                      <pic:pic xmlns:pic="http://schemas.openxmlformats.org/drawingml/2006/picture">
                        <pic:nvPicPr>
                          <pic:cNvPr id="52" name="" descr=""/>
                          <pic:cNvPicPr/>
                        </pic:nvPicPr>
                        <pic:blipFill>
                          <a:blip r:embed="rId94"/>
                          <a:stretch/>
                        </pic:blipFill>
                        <pic:spPr>
                          <a:xfrm>
                            <a:off x="168840" y="19080"/>
                            <a:ext cx="538560" cy="3960"/>
                          </a:xfrm>
                          <a:prstGeom prst="rect">
                            <a:avLst/>
                          </a:prstGeom>
                          <a:ln w="0">
                            <a:noFill/>
                          </a:ln>
                        </pic:spPr>
                      </pic:pic>
                      <wps:wsp>
                        <wps:cNvSpPr/>
                        <wps:spPr>
                          <a:xfrm>
                            <a:off x="1663200" y="3227040"/>
                            <a:ext cx="831960" cy="2520"/>
                          </a:xfrm>
                          <a:custGeom>
                            <a:avLst/>
                            <a:gdLst/>
                            <a:ahLst/>
                            <a:rect l="l" t="t" r="r" b="b"/>
                            <a:pathLst>
                              <a:path w="3605" h="744">
                                <a:moveTo>
                                  <a:pt x="3479" y="0"/>
                                </a:moveTo>
                                <a:lnTo>
                                  <a:pt x="123" y="0"/>
                                </a:lnTo>
                                <a:lnTo>
                                  <a:pt x="76" y="11"/>
                                </a:lnTo>
                                <a:lnTo>
                                  <a:pt x="37" y="37"/>
                                </a:lnTo>
                                <a:lnTo>
                                  <a:pt x="11" y="76"/>
                                </a:lnTo>
                                <a:lnTo>
                                  <a:pt x="0" y="124"/>
                                </a:lnTo>
                                <a:lnTo>
                                  <a:pt x="0" y="618"/>
                                </a:lnTo>
                                <a:lnTo>
                                  <a:pt x="11" y="667"/>
                                </a:lnTo>
                                <a:lnTo>
                                  <a:pt x="37" y="706"/>
                                </a:lnTo>
                                <a:lnTo>
                                  <a:pt x="76" y="732"/>
                                </a:lnTo>
                                <a:lnTo>
                                  <a:pt x="123" y="743"/>
                                </a:lnTo>
                                <a:lnTo>
                                  <a:pt x="3479" y="743"/>
                                </a:lnTo>
                                <a:lnTo>
                                  <a:pt x="3528" y="732"/>
                                </a:lnTo>
                                <a:lnTo>
                                  <a:pt x="3567" y="706"/>
                                </a:lnTo>
                                <a:lnTo>
                                  <a:pt x="3593" y="667"/>
                                </a:lnTo>
                                <a:lnTo>
                                  <a:pt x="3604" y="618"/>
                                </a:lnTo>
                                <a:lnTo>
                                  <a:pt x="3604" y="124"/>
                                </a:lnTo>
                                <a:lnTo>
                                  <a:pt x="3593" y="76"/>
                                </a:lnTo>
                                <a:lnTo>
                                  <a:pt x="3567" y="37"/>
                                </a:lnTo>
                                <a:lnTo>
                                  <a:pt x="3528" y="11"/>
                                </a:lnTo>
                                <a:lnTo>
                                  <a:pt x="3479"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53" name="" descr=""/>
                          <pic:cNvPicPr/>
                        </pic:nvPicPr>
                        <pic:blipFill>
                          <a:blip r:embed="rId90"/>
                          <a:stretch/>
                        </pic:blipFill>
                        <pic:spPr>
                          <a:xfrm>
                            <a:off x="6480" y="24840"/>
                            <a:ext cx="867960" cy="3960"/>
                          </a:xfrm>
                          <a:prstGeom prst="rect">
                            <a:avLst/>
                          </a:prstGeom>
                          <a:ln w="0">
                            <a:noFill/>
                          </a:ln>
                        </pic:spPr>
                      </pic:pic>
                      <pic:pic xmlns:pic="http://schemas.openxmlformats.org/drawingml/2006/picture">
                        <pic:nvPicPr>
                          <pic:cNvPr id="54" name="" descr=""/>
                          <pic:cNvPicPr/>
                        </pic:nvPicPr>
                        <pic:blipFill>
                          <a:blip r:embed="rId95"/>
                          <a:stretch/>
                        </pic:blipFill>
                        <pic:spPr>
                          <a:xfrm>
                            <a:off x="95760" y="25560"/>
                            <a:ext cx="685080" cy="3240"/>
                          </a:xfrm>
                          <a:prstGeom prst="rect">
                            <a:avLst/>
                          </a:prstGeom>
                          <a:ln w="0">
                            <a:noFill/>
                          </a:ln>
                        </pic:spPr>
                      </pic:pic>
                      <wps:wsp>
                        <wps:cNvSpPr/>
                        <wps:spPr>
                          <a:xfrm>
                            <a:off x="1663200" y="3232800"/>
                            <a:ext cx="831960" cy="3240"/>
                          </a:xfrm>
                          <a:custGeom>
                            <a:avLst/>
                            <a:gdLst/>
                            <a:ahLst/>
                            <a:rect l="l" t="t" r="r" b="b"/>
                            <a:pathLst>
                              <a:path w="3605" h="761">
                                <a:moveTo>
                                  <a:pt x="3477" y="0"/>
                                </a:moveTo>
                                <a:lnTo>
                                  <a:pt x="127" y="0"/>
                                </a:lnTo>
                                <a:lnTo>
                                  <a:pt x="78" y="11"/>
                                </a:lnTo>
                                <a:lnTo>
                                  <a:pt x="37" y="37"/>
                                </a:lnTo>
                                <a:lnTo>
                                  <a:pt x="11" y="78"/>
                                </a:lnTo>
                                <a:lnTo>
                                  <a:pt x="0" y="127"/>
                                </a:lnTo>
                                <a:lnTo>
                                  <a:pt x="0" y="633"/>
                                </a:lnTo>
                                <a:lnTo>
                                  <a:pt x="11" y="682"/>
                                </a:lnTo>
                                <a:lnTo>
                                  <a:pt x="37" y="721"/>
                                </a:lnTo>
                                <a:lnTo>
                                  <a:pt x="78" y="749"/>
                                </a:lnTo>
                                <a:lnTo>
                                  <a:pt x="127" y="760"/>
                                </a:lnTo>
                                <a:lnTo>
                                  <a:pt x="3477" y="760"/>
                                </a:lnTo>
                                <a:lnTo>
                                  <a:pt x="3526" y="749"/>
                                </a:lnTo>
                                <a:lnTo>
                                  <a:pt x="3565" y="721"/>
                                </a:lnTo>
                                <a:lnTo>
                                  <a:pt x="3593" y="682"/>
                                </a:lnTo>
                                <a:lnTo>
                                  <a:pt x="3604" y="633"/>
                                </a:lnTo>
                                <a:lnTo>
                                  <a:pt x="3604" y="127"/>
                                </a:lnTo>
                                <a:lnTo>
                                  <a:pt x="3593" y="78"/>
                                </a:lnTo>
                                <a:lnTo>
                                  <a:pt x="3565" y="37"/>
                                </a:lnTo>
                                <a:lnTo>
                                  <a:pt x="3526" y="11"/>
                                </a:lnTo>
                                <a:lnTo>
                                  <a:pt x="3477"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55" name="" descr=""/>
                          <pic:cNvPicPr/>
                        </pic:nvPicPr>
                        <pic:blipFill>
                          <a:blip r:embed="rId90"/>
                          <a:stretch/>
                        </pic:blipFill>
                        <pic:spPr>
                          <a:xfrm>
                            <a:off x="1458000" y="1440"/>
                            <a:ext cx="867960" cy="3240"/>
                          </a:xfrm>
                          <a:prstGeom prst="rect">
                            <a:avLst/>
                          </a:prstGeom>
                          <a:ln w="0">
                            <a:noFill/>
                          </a:ln>
                        </pic:spPr>
                      </pic:pic>
                      <pic:pic xmlns:pic="http://schemas.openxmlformats.org/drawingml/2006/picture">
                        <pic:nvPicPr>
                          <pic:cNvPr id="56" name="" descr=""/>
                          <pic:cNvPicPr/>
                        </pic:nvPicPr>
                        <pic:blipFill>
                          <a:blip r:embed="rId96"/>
                          <a:stretch/>
                        </pic:blipFill>
                        <pic:spPr>
                          <a:xfrm>
                            <a:off x="1592640" y="1440"/>
                            <a:ext cx="598680" cy="3240"/>
                          </a:xfrm>
                          <a:prstGeom prst="rect">
                            <a:avLst/>
                          </a:prstGeom>
                          <a:ln w="0">
                            <a:noFill/>
                          </a:ln>
                        </pic:spPr>
                      </pic:pic>
                      <wps:wsp>
                        <wps:cNvSpPr/>
                        <wps:spPr>
                          <a:xfrm>
                            <a:off x="3114000" y="3209400"/>
                            <a:ext cx="832320" cy="2520"/>
                          </a:xfrm>
                          <a:custGeom>
                            <a:avLst/>
                            <a:gdLst/>
                            <a:ahLst/>
                            <a:rect l="l" t="t" r="r" b="b"/>
                            <a:pathLst>
                              <a:path w="3605" h="761">
                                <a:moveTo>
                                  <a:pt x="3479" y="0"/>
                                </a:moveTo>
                                <a:lnTo>
                                  <a:pt x="127" y="0"/>
                                </a:lnTo>
                                <a:lnTo>
                                  <a:pt x="78" y="11"/>
                                </a:lnTo>
                                <a:lnTo>
                                  <a:pt x="37" y="37"/>
                                </a:lnTo>
                                <a:lnTo>
                                  <a:pt x="11" y="78"/>
                                </a:lnTo>
                                <a:lnTo>
                                  <a:pt x="0" y="127"/>
                                </a:lnTo>
                                <a:lnTo>
                                  <a:pt x="0" y="633"/>
                                </a:lnTo>
                                <a:lnTo>
                                  <a:pt x="11" y="682"/>
                                </a:lnTo>
                                <a:lnTo>
                                  <a:pt x="37" y="723"/>
                                </a:lnTo>
                                <a:lnTo>
                                  <a:pt x="78" y="749"/>
                                </a:lnTo>
                                <a:lnTo>
                                  <a:pt x="127" y="760"/>
                                </a:lnTo>
                                <a:lnTo>
                                  <a:pt x="3479" y="760"/>
                                </a:lnTo>
                                <a:lnTo>
                                  <a:pt x="3528" y="749"/>
                                </a:lnTo>
                                <a:lnTo>
                                  <a:pt x="3567" y="723"/>
                                </a:lnTo>
                                <a:lnTo>
                                  <a:pt x="3595" y="682"/>
                                </a:lnTo>
                                <a:lnTo>
                                  <a:pt x="3604" y="633"/>
                                </a:lnTo>
                                <a:lnTo>
                                  <a:pt x="3604" y="127"/>
                                </a:lnTo>
                                <a:lnTo>
                                  <a:pt x="3595" y="78"/>
                                </a:lnTo>
                                <a:lnTo>
                                  <a:pt x="3567" y="37"/>
                                </a:lnTo>
                                <a:lnTo>
                                  <a:pt x="3528" y="11"/>
                                </a:lnTo>
                                <a:lnTo>
                                  <a:pt x="3479"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57" name="" descr=""/>
                          <pic:cNvPicPr/>
                        </pic:nvPicPr>
                        <pic:blipFill>
                          <a:blip r:embed="rId32"/>
                          <a:stretch/>
                        </pic:blipFill>
                        <pic:spPr>
                          <a:xfrm>
                            <a:off x="1458000" y="6840"/>
                            <a:ext cx="867960" cy="3960"/>
                          </a:xfrm>
                          <a:prstGeom prst="rect">
                            <a:avLst/>
                          </a:prstGeom>
                          <a:ln w="0">
                            <a:noFill/>
                          </a:ln>
                        </pic:spPr>
                      </pic:pic>
                      <pic:pic xmlns:pic="http://schemas.openxmlformats.org/drawingml/2006/picture">
                        <pic:nvPicPr>
                          <pic:cNvPr id="58" name="" descr=""/>
                          <pic:cNvPicPr/>
                        </pic:nvPicPr>
                        <pic:blipFill>
                          <a:blip r:embed="rId97"/>
                          <a:stretch/>
                        </pic:blipFill>
                        <pic:spPr>
                          <a:xfrm>
                            <a:off x="1584360" y="6840"/>
                            <a:ext cx="611640" cy="3960"/>
                          </a:xfrm>
                          <a:prstGeom prst="rect">
                            <a:avLst/>
                          </a:prstGeom>
                          <a:ln w="0">
                            <a:noFill/>
                          </a:ln>
                        </pic:spPr>
                      </pic:pic>
                      <wps:wsp>
                        <wps:cNvSpPr/>
                        <wps:spPr>
                          <a:xfrm>
                            <a:off x="3114000" y="3215160"/>
                            <a:ext cx="832320" cy="3240"/>
                          </a:xfrm>
                          <a:custGeom>
                            <a:avLst/>
                            <a:gdLst/>
                            <a:ahLst/>
                            <a:rect l="l" t="t" r="r" b="b"/>
                            <a:pathLst>
                              <a:path w="3605" h="744">
                                <a:moveTo>
                                  <a:pt x="3481" y="0"/>
                                </a:moveTo>
                                <a:lnTo>
                                  <a:pt x="123" y="0"/>
                                </a:lnTo>
                                <a:lnTo>
                                  <a:pt x="76" y="11"/>
                                </a:lnTo>
                                <a:lnTo>
                                  <a:pt x="37" y="37"/>
                                </a:lnTo>
                                <a:lnTo>
                                  <a:pt x="11" y="76"/>
                                </a:lnTo>
                                <a:lnTo>
                                  <a:pt x="0" y="124"/>
                                </a:lnTo>
                                <a:lnTo>
                                  <a:pt x="0" y="619"/>
                                </a:lnTo>
                                <a:lnTo>
                                  <a:pt x="11" y="667"/>
                                </a:lnTo>
                                <a:lnTo>
                                  <a:pt x="37" y="706"/>
                                </a:lnTo>
                                <a:lnTo>
                                  <a:pt x="76" y="732"/>
                                </a:lnTo>
                                <a:lnTo>
                                  <a:pt x="123" y="743"/>
                                </a:lnTo>
                                <a:lnTo>
                                  <a:pt x="3481" y="743"/>
                                </a:lnTo>
                                <a:lnTo>
                                  <a:pt x="3530" y="732"/>
                                </a:lnTo>
                                <a:lnTo>
                                  <a:pt x="3569" y="706"/>
                                </a:lnTo>
                                <a:lnTo>
                                  <a:pt x="3595" y="667"/>
                                </a:lnTo>
                                <a:lnTo>
                                  <a:pt x="3604" y="619"/>
                                </a:lnTo>
                                <a:lnTo>
                                  <a:pt x="3604" y="124"/>
                                </a:lnTo>
                                <a:lnTo>
                                  <a:pt x="3595" y="76"/>
                                </a:lnTo>
                                <a:lnTo>
                                  <a:pt x="3569" y="37"/>
                                </a:lnTo>
                                <a:lnTo>
                                  <a:pt x="3530" y="11"/>
                                </a:lnTo>
                                <a:lnTo>
                                  <a:pt x="3481"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59" name="" descr=""/>
                          <pic:cNvPicPr/>
                        </pic:nvPicPr>
                        <pic:blipFill>
                          <a:blip r:embed="rId32"/>
                          <a:stretch/>
                        </pic:blipFill>
                        <pic:spPr>
                          <a:xfrm>
                            <a:off x="1458000" y="13320"/>
                            <a:ext cx="867960" cy="3240"/>
                          </a:xfrm>
                          <a:prstGeom prst="rect">
                            <a:avLst/>
                          </a:prstGeom>
                          <a:ln w="0">
                            <a:noFill/>
                          </a:ln>
                        </pic:spPr>
                      </pic:pic>
                      <pic:pic xmlns:pic="http://schemas.openxmlformats.org/drawingml/2006/picture">
                        <pic:nvPicPr>
                          <pic:cNvPr id="60" name="" descr=""/>
                          <pic:cNvPicPr/>
                        </pic:nvPicPr>
                        <pic:blipFill>
                          <a:blip r:embed="rId98"/>
                          <a:stretch/>
                        </pic:blipFill>
                        <pic:spPr>
                          <a:xfrm>
                            <a:off x="1592640" y="13320"/>
                            <a:ext cx="595080" cy="3240"/>
                          </a:xfrm>
                          <a:prstGeom prst="rect">
                            <a:avLst/>
                          </a:prstGeom>
                          <a:ln w="0">
                            <a:noFill/>
                          </a:ln>
                        </pic:spPr>
                      </pic:pic>
                      <wps:wsp>
                        <wps:cNvSpPr/>
                        <wps:spPr>
                          <a:xfrm>
                            <a:off x="3114000" y="3220560"/>
                            <a:ext cx="832320" cy="3240"/>
                          </a:xfrm>
                          <a:custGeom>
                            <a:avLst/>
                            <a:gdLst/>
                            <a:ahLst/>
                            <a:rect l="l" t="t" r="r" b="b"/>
                            <a:pathLst>
                              <a:path w="3605" h="744">
                                <a:moveTo>
                                  <a:pt x="3481" y="0"/>
                                </a:moveTo>
                                <a:lnTo>
                                  <a:pt x="123" y="0"/>
                                </a:lnTo>
                                <a:lnTo>
                                  <a:pt x="76" y="11"/>
                                </a:lnTo>
                                <a:lnTo>
                                  <a:pt x="37" y="37"/>
                                </a:lnTo>
                                <a:lnTo>
                                  <a:pt x="11" y="76"/>
                                </a:lnTo>
                                <a:lnTo>
                                  <a:pt x="0" y="124"/>
                                </a:lnTo>
                                <a:lnTo>
                                  <a:pt x="0" y="618"/>
                                </a:lnTo>
                                <a:lnTo>
                                  <a:pt x="11" y="667"/>
                                </a:lnTo>
                                <a:lnTo>
                                  <a:pt x="37" y="706"/>
                                </a:lnTo>
                                <a:lnTo>
                                  <a:pt x="76" y="732"/>
                                </a:lnTo>
                                <a:lnTo>
                                  <a:pt x="123" y="743"/>
                                </a:lnTo>
                                <a:lnTo>
                                  <a:pt x="3481" y="743"/>
                                </a:lnTo>
                                <a:lnTo>
                                  <a:pt x="3530" y="732"/>
                                </a:lnTo>
                                <a:lnTo>
                                  <a:pt x="3569" y="706"/>
                                </a:lnTo>
                                <a:lnTo>
                                  <a:pt x="3595" y="667"/>
                                </a:lnTo>
                                <a:lnTo>
                                  <a:pt x="3604" y="618"/>
                                </a:lnTo>
                                <a:lnTo>
                                  <a:pt x="3604" y="124"/>
                                </a:lnTo>
                                <a:lnTo>
                                  <a:pt x="3595" y="76"/>
                                </a:lnTo>
                                <a:lnTo>
                                  <a:pt x="3569" y="37"/>
                                </a:lnTo>
                                <a:lnTo>
                                  <a:pt x="3530" y="11"/>
                                </a:lnTo>
                                <a:lnTo>
                                  <a:pt x="3481"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61" name="" descr=""/>
                          <pic:cNvPicPr/>
                        </pic:nvPicPr>
                        <pic:blipFill>
                          <a:blip r:embed="rId32"/>
                          <a:stretch/>
                        </pic:blipFill>
                        <pic:spPr>
                          <a:xfrm>
                            <a:off x="984240" y="19080"/>
                            <a:ext cx="868680" cy="3240"/>
                          </a:xfrm>
                          <a:prstGeom prst="rect">
                            <a:avLst/>
                          </a:prstGeom>
                          <a:ln w="0">
                            <a:noFill/>
                          </a:ln>
                        </pic:spPr>
                      </pic:pic>
                      <pic:pic xmlns:pic="http://schemas.openxmlformats.org/drawingml/2006/picture">
                        <pic:nvPicPr>
                          <pic:cNvPr id="62" name="" descr=""/>
                          <pic:cNvPicPr/>
                        </pic:nvPicPr>
                        <pic:blipFill>
                          <a:blip r:embed="rId99"/>
                          <a:stretch/>
                        </pic:blipFill>
                        <pic:spPr>
                          <a:xfrm>
                            <a:off x="1094760" y="19080"/>
                            <a:ext cx="648360" cy="3960"/>
                          </a:xfrm>
                          <a:prstGeom prst="rect">
                            <a:avLst/>
                          </a:prstGeom>
                          <a:ln w="0">
                            <a:noFill/>
                          </a:ln>
                        </pic:spPr>
                      </pic:pic>
                      <wps:wsp>
                        <wps:cNvSpPr/>
                        <wps:spPr>
                          <a:xfrm>
                            <a:off x="2640960" y="3227040"/>
                            <a:ext cx="832320" cy="2520"/>
                          </a:xfrm>
                          <a:custGeom>
                            <a:avLst/>
                            <a:gdLst/>
                            <a:ahLst/>
                            <a:rect l="l" t="t" r="r" b="b"/>
                            <a:pathLst>
                              <a:path w="3605" h="744">
                                <a:moveTo>
                                  <a:pt x="3481" y="0"/>
                                </a:moveTo>
                                <a:lnTo>
                                  <a:pt x="123" y="0"/>
                                </a:lnTo>
                                <a:lnTo>
                                  <a:pt x="76" y="11"/>
                                </a:lnTo>
                                <a:lnTo>
                                  <a:pt x="35" y="37"/>
                                </a:lnTo>
                                <a:lnTo>
                                  <a:pt x="9" y="76"/>
                                </a:lnTo>
                                <a:lnTo>
                                  <a:pt x="0" y="124"/>
                                </a:lnTo>
                                <a:lnTo>
                                  <a:pt x="0" y="618"/>
                                </a:lnTo>
                                <a:lnTo>
                                  <a:pt x="9" y="667"/>
                                </a:lnTo>
                                <a:lnTo>
                                  <a:pt x="35" y="706"/>
                                </a:lnTo>
                                <a:lnTo>
                                  <a:pt x="76" y="732"/>
                                </a:lnTo>
                                <a:lnTo>
                                  <a:pt x="123" y="743"/>
                                </a:lnTo>
                                <a:lnTo>
                                  <a:pt x="3481" y="743"/>
                                </a:lnTo>
                                <a:lnTo>
                                  <a:pt x="3528" y="732"/>
                                </a:lnTo>
                                <a:lnTo>
                                  <a:pt x="3569" y="706"/>
                                </a:lnTo>
                                <a:lnTo>
                                  <a:pt x="3595" y="667"/>
                                </a:lnTo>
                                <a:lnTo>
                                  <a:pt x="3604" y="618"/>
                                </a:lnTo>
                                <a:lnTo>
                                  <a:pt x="3604" y="124"/>
                                </a:lnTo>
                                <a:lnTo>
                                  <a:pt x="3595" y="76"/>
                                </a:lnTo>
                                <a:lnTo>
                                  <a:pt x="3569" y="37"/>
                                </a:lnTo>
                                <a:lnTo>
                                  <a:pt x="3528" y="11"/>
                                </a:lnTo>
                                <a:lnTo>
                                  <a:pt x="3481" y="0"/>
                                </a:lnTo>
                                <a:close/>
                              </a:path>
                            </a:pathLst>
                          </a:custGeom>
                          <a:solidFill>
                            <a:srgbClr val="f2f2f2"/>
                          </a:solidFill>
                          <a:ln w="0">
                            <a:noFill/>
                          </a:ln>
                        </wps:spPr>
                        <wps:style>
                          <a:lnRef idx="0"/>
                          <a:fillRef idx="0"/>
                          <a:effectRef idx="0"/>
                          <a:fontRef idx="minor"/>
                        </wps:style>
                        <wps:bodyPr/>
                      </wps:wsp>
                      <wps:wsp>
                        <wps:cNvSpPr/>
                        <wps:spPr>
                          <a:xfrm>
                            <a:off x="2066400" y="3210480"/>
                            <a:ext cx="1475640" cy="23400"/>
                          </a:xfrm>
                          <a:custGeom>
                            <a:avLst/>
                            <a:gdLst/>
                            <a:ahLst/>
                            <a:rect l="l" t="t" r="r" b="b"/>
                            <a:pathLst>
                              <a:path w="6393" h="6296">
                                <a:moveTo>
                                  <a:pt x="106" y="5789"/>
                                </a:moveTo>
                                <a:lnTo>
                                  <a:pt x="67" y="5789"/>
                                </a:lnTo>
                                <a:lnTo>
                                  <a:pt x="67" y="5087"/>
                                </a:lnTo>
                                <a:lnTo>
                                  <a:pt x="41" y="5087"/>
                                </a:lnTo>
                                <a:lnTo>
                                  <a:pt x="41" y="5789"/>
                                </a:lnTo>
                                <a:lnTo>
                                  <a:pt x="0" y="5789"/>
                                </a:lnTo>
                                <a:lnTo>
                                  <a:pt x="53" y="5895"/>
                                </a:lnTo>
                                <a:lnTo>
                                  <a:pt x="97" y="5806"/>
                                </a:lnTo>
                                <a:lnTo>
                                  <a:pt x="106" y="5789"/>
                                </a:lnTo>
                                <a:moveTo>
                                  <a:pt x="106" y="4235"/>
                                </a:moveTo>
                                <a:lnTo>
                                  <a:pt x="67" y="4235"/>
                                </a:lnTo>
                                <a:lnTo>
                                  <a:pt x="67" y="3533"/>
                                </a:lnTo>
                                <a:lnTo>
                                  <a:pt x="41" y="3533"/>
                                </a:lnTo>
                                <a:lnTo>
                                  <a:pt x="41" y="4235"/>
                                </a:lnTo>
                                <a:lnTo>
                                  <a:pt x="0" y="4235"/>
                                </a:lnTo>
                                <a:lnTo>
                                  <a:pt x="53" y="4341"/>
                                </a:lnTo>
                                <a:lnTo>
                                  <a:pt x="97" y="4253"/>
                                </a:lnTo>
                                <a:lnTo>
                                  <a:pt x="106" y="4235"/>
                                </a:lnTo>
                                <a:moveTo>
                                  <a:pt x="106" y="2681"/>
                                </a:moveTo>
                                <a:lnTo>
                                  <a:pt x="67" y="2681"/>
                                </a:lnTo>
                                <a:lnTo>
                                  <a:pt x="67" y="1979"/>
                                </a:lnTo>
                                <a:lnTo>
                                  <a:pt x="41" y="1979"/>
                                </a:lnTo>
                                <a:lnTo>
                                  <a:pt x="41" y="2681"/>
                                </a:lnTo>
                                <a:lnTo>
                                  <a:pt x="0" y="2681"/>
                                </a:lnTo>
                                <a:lnTo>
                                  <a:pt x="53" y="2787"/>
                                </a:lnTo>
                                <a:lnTo>
                                  <a:pt x="97" y="2699"/>
                                </a:lnTo>
                                <a:lnTo>
                                  <a:pt x="106" y="2681"/>
                                </a:lnTo>
                                <a:moveTo>
                                  <a:pt x="106" y="1127"/>
                                </a:moveTo>
                                <a:lnTo>
                                  <a:pt x="67" y="1127"/>
                                </a:lnTo>
                                <a:lnTo>
                                  <a:pt x="67" y="425"/>
                                </a:lnTo>
                                <a:lnTo>
                                  <a:pt x="41" y="425"/>
                                </a:lnTo>
                                <a:lnTo>
                                  <a:pt x="41" y="1127"/>
                                </a:lnTo>
                                <a:lnTo>
                                  <a:pt x="0" y="1127"/>
                                </a:lnTo>
                                <a:lnTo>
                                  <a:pt x="53" y="1233"/>
                                </a:lnTo>
                                <a:lnTo>
                                  <a:pt x="97" y="1145"/>
                                </a:lnTo>
                                <a:lnTo>
                                  <a:pt x="106" y="1127"/>
                                </a:lnTo>
                                <a:moveTo>
                                  <a:pt x="4531" y="53"/>
                                </a:moveTo>
                                <a:lnTo>
                                  <a:pt x="4505" y="41"/>
                                </a:lnTo>
                                <a:lnTo>
                                  <a:pt x="4425" y="0"/>
                                </a:lnTo>
                                <a:lnTo>
                                  <a:pt x="4425" y="41"/>
                                </a:lnTo>
                                <a:lnTo>
                                  <a:pt x="2189" y="41"/>
                                </a:lnTo>
                                <a:lnTo>
                                  <a:pt x="2189" y="6269"/>
                                </a:lnTo>
                                <a:lnTo>
                                  <a:pt x="1856" y="6269"/>
                                </a:lnTo>
                                <a:lnTo>
                                  <a:pt x="1856" y="6295"/>
                                </a:lnTo>
                                <a:lnTo>
                                  <a:pt x="2215" y="6295"/>
                                </a:lnTo>
                                <a:lnTo>
                                  <a:pt x="2215" y="6283"/>
                                </a:lnTo>
                                <a:lnTo>
                                  <a:pt x="2215" y="6269"/>
                                </a:lnTo>
                                <a:lnTo>
                                  <a:pt x="2215" y="67"/>
                                </a:lnTo>
                                <a:lnTo>
                                  <a:pt x="4425" y="67"/>
                                </a:lnTo>
                                <a:lnTo>
                                  <a:pt x="4425" y="106"/>
                                </a:lnTo>
                                <a:lnTo>
                                  <a:pt x="4505" y="67"/>
                                </a:lnTo>
                                <a:lnTo>
                                  <a:pt x="4531" y="53"/>
                                </a:lnTo>
                                <a:moveTo>
                                  <a:pt x="6392" y="2681"/>
                                </a:moveTo>
                                <a:lnTo>
                                  <a:pt x="6353" y="2681"/>
                                </a:lnTo>
                                <a:lnTo>
                                  <a:pt x="6353" y="1979"/>
                                </a:lnTo>
                                <a:lnTo>
                                  <a:pt x="6327" y="1979"/>
                                </a:lnTo>
                                <a:lnTo>
                                  <a:pt x="6327" y="2681"/>
                                </a:lnTo>
                                <a:lnTo>
                                  <a:pt x="6286" y="2681"/>
                                </a:lnTo>
                                <a:lnTo>
                                  <a:pt x="6339" y="2787"/>
                                </a:lnTo>
                                <a:lnTo>
                                  <a:pt x="6383" y="2699"/>
                                </a:lnTo>
                                <a:lnTo>
                                  <a:pt x="6392" y="2681"/>
                                </a:lnTo>
                                <a:moveTo>
                                  <a:pt x="6392" y="1127"/>
                                </a:moveTo>
                                <a:lnTo>
                                  <a:pt x="6353" y="1127"/>
                                </a:lnTo>
                                <a:lnTo>
                                  <a:pt x="6353" y="425"/>
                                </a:lnTo>
                                <a:lnTo>
                                  <a:pt x="6327" y="425"/>
                                </a:lnTo>
                                <a:lnTo>
                                  <a:pt x="6327" y="1127"/>
                                </a:lnTo>
                                <a:lnTo>
                                  <a:pt x="6286" y="1127"/>
                                </a:lnTo>
                                <a:lnTo>
                                  <a:pt x="6339" y="1233"/>
                                </a:lnTo>
                                <a:lnTo>
                                  <a:pt x="6383" y="1145"/>
                                </a:lnTo>
                                <a:lnTo>
                                  <a:pt x="6392" y="1127"/>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63" name="" descr=""/>
                          <pic:cNvPicPr/>
                        </pic:nvPicPr>
                        <pic:blipFill>
                          <a:blip r:embed="rId32"/>
                          <a:stretch/>
                        </pic:blipFill>
                        <pic:spPr>
                          <a:xfrm>
                            <a:off x="984240" y="30960"/>
                            <a:ext cx="868680" cy="3240"/>
                          </a:xfrm>
                          <a:prstGeom prst="rect">
                            <a:avLst/>
                          </a:prstGeom>
                          <a:ln w="0">
                            <a:noFill/>
                          </a:ln>
                        </pic:spPr>
                      </pic:pic>
                      <pic:pic xmlns:pic="http://schemas.openxmlformats.org/drawingml/2006/picture">
                        <pic:nvPicPr>
                          <pic:cNvPr id="64" name="" descr=""/>
                          <pic:cNvPicPr/>
                        </pic:nvPicPr>
                        <pic:blipFill>
                          <a:blip r:embed="rId100"/>
                          <a:stretch/>
                        </pic:blipFill>
                        <pic:spPr>
                          <a:xfrm>
                            <a:off x="1020960" y="30960"/>
                            <a:ext cx="791280" cy="3240"/>
                          </a:xfrm>
                          <a:prstGeom prst="rect">
                            <a:avLst/>
                          </a:prstGeom>
                          <a:ln w="0">
                            <a:noFill/>
                          </a:ln>
                        </pic:spPr>
                      </pic:pic>
                      <wps:wsp>
                        <wps:cNvSpPr/>
                        <wps:spPr>
                          <a:xfrm>
                            <a:off x="2640960" y="3239280"/>
                            <a:ext cx="832320" cy="2520"/>
                          </a:xfrm>
                          <a:custGeom>
                            <a:avLst/>
                            <a:gdLst/>
                            <a:ahLst/>
                            <a:rect l="l" t="t" r="r" b="b"/>
                            <a:pathLst>
                              <a:path w="3605" h="744">
                                <a:moveTo>
                                  <a:pt x="3481" y="0"/>
                                </a:moveTo>
                                <a:lnTo>
                                  <a:pt x="123" y="0"/>
                                </a:lnTo>
                                <a:lnTo>
                                  <a:pt x="76" y="11"/>
                                </a:lnTo>
                                <a:lnTo>
                                  <a:pt x="35" y="37"/>
                                </a:lnTo>
                                <a:lnTo>
                                  <a:pt x="9" y="76"/>
                                </a:lnTo>
                                <a:lnTo>
                                  <a:pt x="0" y="124"/>
                                </a:lnTo>
                                <a:lnTo>
                                  <a:pt x="0" y="618"/>
                                </a:lnTo>
                                <a:lnTo>
                                  <a:pt x="9" y="667"/>
                                </a:lnTo>
                                <a:lnTo>
                                  <a:pt x="35" y="706"/>
                                </a:lnTo>
                                <a:lnTo>
                                  <a:pt x="76" y="732"/>
                                </a:lnTo>
                                <a:lnTo>
                                  <a:pt x="123" y="743"/>
                                </a:lnTo>
                                <a:lnTo>
                                  <a:pt x="3481" y="743"/>
                                </a:lnTo>
                                <a:lnTo>
                                  <a:pt x="3528" y="732"/>
                                </a:lnTo>
                                <a:lnTo>
                                  <a:pt x="3569" y="706"/>
                                </a:lnTo>
                                <a:lnTo>
                                  <a:pt x="3595" y="667"/>
                                </a:lnTo>
                                <a:lnTo>
                                  <a:pt x="3604" y="618"/>
                                </a:lnTo>
                                <a:lnTo>
                                  <a:pt x="3604" y="124"/>
                                </a:lnTo>
                                <a:lnTo>
                                  <a:pt x="3595" y="76"/>
                                </a:lnTo>
                                <a:lnTo>
                                  <a:pt x="3569" y="37"/>
                                </a:lnTo>
                                <a:lnTo>
                                  <a:pt x="3528" y="11"/>
                                </a:lnTo>
                                <a:lnTo>
                                  <a:pt x="3481" y="0"/>
                                </a:lnTo>
                                <a:close/>
                              </a:path>
                            </a:pathLst>
                          </a:custGeom>
                          <a:solidFill>
                            <a:srgbClr val="f2f2f2"/>
                          </a:solidFill>
                          <a:ln w="0">
                            <a:noFill/>
                          </a:ln>
                        </wps:spPr>
                        <wps:style>
                          <a:lnRef idx="0"/>
                          <a:fillRef idx="0"/>
                          <a:effectRef idx="0"/>
                          <a:fontRef idx="minor"/>
                        </wps:style>
                        <wps:bodyPr/>
                      </wps:wsp>
                      <wps:wsp>
                        <wps:cNvSpPr/>
                        <wps:spPr>
                          <a:xfrm>
                            <a:off x="3044880" y="3223800"/>
                            <a:ext cx="488880" cy="15120"/>
                          </a:xfrm>
                          <a:custGeom>
                            <a:avLst/>
                            <a:gdLst/>
                            <a:ahLst/>
                            <a:rect l="l" t="t" r="r" b="b"/>
                            <a:pathLst>
                              <a:path w="2118" h="3966">
                                <a:moveTo>
                                  <a:pt x="106" y="3859"/>
                                </a:moveTo>
                                <a:lnTo>
                                  <a:pt x="67" y="3859"/>
                                </a:lnTo>
                                <a:lnTo>
                                  <a:pt x="67" y="1573"/>
                                </a:lnTo>
                                <a:lnTo>
                                  <a:pt x="41" y="1573"/>
                                </a:lnTo>
                                <a:lnTo>
                                  <a:pt x="41" y="3859"/>
                                </a:lnTo>
                                <a:lnTo>
                                  <a:pt x="0" y="3859"/>
                                </a:lnTo>
                                <a:lnTo>
                                  <a:pt x="53" y="3965"/>
                                </a:lnTo>
                                <a:lnTo>
                                  <a:pt x="97" y="3877"/>
                                </a:lnTo>
                                <a:lnTo>
                                  <a:pt x="106" y="3859"/>
                                </a:lnTo>
                                <a:moveTo>
                                  <a:pt x="2117" y="0"/>
                                </a:moveTo>
                                <a:lnTo>
                                  <a:pt x="2091" y="0"/>
                                </a:lnTo>
                                <a:lnTo>
                                  <a:pt x="2091" y="397"/>
                                </a:lnTo>
                                <a:lnTo>
                                  <a:pt x="41" y="397"/>
                                </a:lnTo>
                                <a:lnTo>
                                  <a:pt x="41" y="716"/>
                                </a:lnTo>
                                <a:lnTo>
                                  <a:pt x="0" y="716"/>
                                </a:lnTo>
                                <a:lnTo>
                                  <a:pt x="53" y="822"/>
                                </a:lnTo>
                                <a:lnTo>
                                  <a:pt x="97" y="734"/>
                                </a:lnTo>
                                <a:lnTo>
                                  <a:pt x="106" y="716"/>
                                </a:lnTo>
                                <a:lnTo>
                                  <a:pt x="67" y="716"/>
                                </a:lnTo>
                                <a:lnTo>
                                  <a:pt x="67" y="423"/>
                                </a:lnTo>
                                <a:lnTo>
                                  <a:pt x="2117" y="423"/>
                                </a:lnTo>
                                <a:lnTo>
                                  <a:pt x="2117" y="397"/>
                                </a:lnTo>
                                <a:lnTo>
                                  <a:pt x="2117" y="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65" name="" descr=""/>
                          <pic:cNvPicPr/>
                        </pic:nvPicPr>
                        <pic:blipFill>
                          <a:blip r:embed="rId32"/>
                          <a:stretch/>
                        </pic:blipFill>
                        <pic:spPr>
                          <a:xfrm>
                            <a:off x="1963440" y="19080"/>
                            <a:ext cx="868680" cy="3240"/>
                          </a:xfrm>
                          <a:prstGeom prst="rect">
                            <a:avLst/>
                          </a:prstGeom>
                          <a:ln w="0">
                            <a:noFill/>
                          </a:ln>
                        </pic:spPr>
                      </pic:pic>
                      <pic:pic xmlns:pic="http://schemas.openxmlformats.org/drawingml/2006/picture">
                        <pic:nvPicPr>
                          <pic:cNvPr id="66" name="" descr=""/>
                          <pic:cNvPicPr/>
                        </pic:nvPicPr>
                        <pic:blipFill>
                          <a:blip r:embed="rId101"/>
                          <a:stretch/>
                        </pic:blipFill>
                        <pic:spPr>
                          <a:xfrm>
                            <a:off x="1987560" y="19080"/>
                            <a:ext cx="816120" cy="3960"/>
                          </a:xfrm>
                          <a:prstGeom prst="rect">
                            <a:avLst/>
                          </a:prstGeom>
                          <a:ln w="0">
                            <a:noFill/>
                          </a:ln>
                        </pic:spPr>
                      </pic:pic>
                      <wps:wsp>
                        <wps:cNvSpPr/>
                        <wps:spPr>
                          <a:xfrm>
                            <a:off x="3619440" y="3227040"/>
                            <a:ext cx="832320" cy="2520"/>
                          </a:xfrm>
                          <a:custGeom>
                            <a:avLst/>
                            <a:gdLst/>
                            <a:ahLst/>
                            <a:rect l="l" t="t" r="r" b="b"/>
                            <a:pathLst>
                              <a:path w="3605" h="744">
                                <a:moveTo>
                                  <a:pt x="3481" y="0"/>
                                </a:moveTo>
                                <a:lnTo>
                                  <a:pt x="123" y="0"/>
                                </a:lnTo>
                                <a:lnTo>
                                  <a:pt x="74" y="11"/>
                                </a:lnTo>
                                <a:lnTo>
                                  <a:pt x="35" y="37"/>
                                </a:lnTo>
                                <a:lnTo>
                                  <a:pt x="9" y="76"/>
                                </a:lnTo>
                                <a:lnTo>
                                  <a:pt x="0" y="124"/>
                                </a:lnTo>
                                <a:lnTo>
                                  <a:pt x="0" y="618"/>
                                </a:lnTo>
                                <a:lnTo>
                                  <a:pt x="9" y="667"/>
                                </a:lnTo>
                                <a:lnTo>
                                  <a:pt x="35" y="706"/>
                                </a:lnTo>
                                <a:lnTo>
                                  <a:pt x="74" y="732"/>
                                </a:lnTo>
                                <a:lnTo>
                                  <a:pt x="123" y="743"/>
                                </a:lnTo>
                                <a:lnTo>
                                  <a:pt x="3481" y="743"/>
                                </a:lnTo>
                                <a:lnTo>
                                  <a:pt x="3528" y="732"/>
                                </a:lnTo>
                                <a:lnTo>
                                  <a:pt x="3567" y="706"/>
                                </a:lnTo>
                                <a:lnTo>
                                  <a:pt x="3594" y="667"/>
                                </a:lnTo>
                                <a:lnTo>
                                  <a:pt x="3604" y="618"/>
                                </a:lnTo>
                                <a:lnTo>
                                  <a:pt x="3604" y="124"/>
                                </a:lnTo>
                                <a:lnTo>
                                  <a:pt x="3594" y="76"/>
                                </a:lnTo>
                                <a:lnTo>
                                  <a:pt x="3567" y="37"/>
                                </a:lnTo>
                                <a:lnTo>
                                  <a:pt x="3528" y="11"/>
                                </a:lnTo>
                                <a:lnTo>
                                  <a:pt x="3481" y="0"/>
                                </a:lnTo>
                                <a:close/>
                              </a:path>
                            </a:pathLst>
                          </a:custGeom>
                          <a:solidFill>
                            <a:srgbClr val="f2f2f2"/>
                          </a:solidFill>
                          <a:ln w="0">
                            <a:noFill/>
                          </a:ln>
                        </wps:spPr>
                        <wps:style>
                          <a:lnRef idx="0"/>
                          <a:fillRef idx="0"/>
                          <a:effectRef idx="0"/>
                          <a:fontRef idx="minor"/>
                        </wps:style>
                        <wps:bodyPr/>
                      </wps:wsp>
                      <wps:wsp>
                        <wps:cNvSpPr/>
                        <wps:spPr>
                          <a:xfrm>
                            <a:off x="3526920" y="3223800"/>
                            <a:ext cx="520560" cy="3240"/>
                          </a:xfrm>
                          <a:custGeom>
                            <a:avLst/>
                            <a:gdLst/>
                            <a:ahLst/>
                            <a:rect l="l" t="t" r="r" b="b"/>
                            <a:pathLst>
                              <a:path w="2257" h="811">
                                <a:moveTo>
                                  <a:pt x="2191" y="703"/>
                                </a:moveTo>
                                <a:lnTo>
                                  <a:pt x="2150" y="703"/>
                                </a:lnTo>
                                <a:lnTo>
                                  <a:pt x="2203" y="810"/>
                                </a:lnTo>
                                <a:lnTo>
                                  <a:pt x="2247" y="721"/>
                                </a:lnTo>
                                <a:lnTo>
                                  <a:pt x="2191" y="721"/>
                                </a:lnTo>
                                <a:lnTo>
                                  <a:pt x="2191" y="703"/>
                                </a:lnTo>
                                <a:moveTo>
                                  <a:pt x="2191" y="405"/>
                                </a:moveTo>
                                <a:lnTo>
                                  <a:pt x="2191" y="721"/>
                                </a:lnTo>
                                <a:lnTo>
                                  <a:pt x="2217" y="721"/>
                                </a:lnTo>
                                <a:lnTo>
                                  <a:pt x="2217" y="417"/>
                                </a:lnTo>
                                <a:lnTo>
                                  <a:pt x="2203" y="417"/>
                                </a:lnTo>
                                <a:lnTo>
                                  <a:pt x="2191" y="405"/>
                                </a:lnTo>
                                <a:moveTo>
                                  <a:pt x="2256" y="703"/>
                                </a:moveTo>
                                <a:lnTo>
                                  <a:pt x="2217" y="703"/>
                                </a:lnTo>
                                <a:lnTo>
                                  <a:pt x="2217" y="721"/>
                                </a:lnTo>
                                <a:lnTo>
                                  <a:pt x="2247" y="721"/>
                                </a:lnTo>
                                <a:lnTo>
                                  <a:pt x="2256" y="703"/>
                                </a:lnTo>
                                <a:moveTo>
                                  <a:pt x="26" y="0"/>
                                </a:moveTo>
                                <a:lnTo>
                                  <a:pt x="0" y="0"/>
                                </a:lnTo>
                                <a:lnTo>
                                  <a:pt x="0" y="417"/>
                                </a:lnTo>
                                <a:lnTo>
                                  <a:pt x="2191" y="417"/>
                                </a:lnTo>
                                <a:lnTo>
                                  <a:pt x="2191" y="405"/>
                                </a:lnTo>
                                <a:lnTo>
                                  <a:pt x="26" y="405"/>
                                </a:lnTo>
                                <a:lnTo>
                                  <a:pt x="12" y="391"/>
                                </a:lnTo>
                                <a:lnTo>
                                  <a:pt x="26" y="391"/>
                                </a:lnTo>
                                <a:lnTo>
                                  <a:pt x="26" y="0"/>
                                </a:lnTo>
                                <a:moveTo>
                                  <a:pt x="2217" y="391"/>
                                </a:moveTo>
                                <a:lnTo>
                                  <a:pt x="26" y="391"/>
                                </a:lnTo>
                                <a:lnTo>
                                  <a:pt x="26" y="405"/>
                                </a:lnTo>
                                <a:lnTo>
                                  <a:pt x="2191" y="405"/>
                                </a:lnTo>
                                <a:lnTo>
                                  <a:pt x="2203" y="417"/>
                                </a:lnTo>
                                <a:lnTo>
                                  <a:pt x="2217" y="417"/>
                                </a:lnTo>
                                <a:lnTo>
                                  <a:pt x="2217" y="391"/>
                                </a:lnTo>
                                <a:moveTo>
                                  <a:pt x="26" y="391"/>
                                </a:moveTo>
                                <a:lnTo>
                                  <a:pt x="12" y="391"/>
                                </a:lnTo>
                                <a:lnTo>
                                  <a:pt x="26" y="405"/>
                                </a:lnTo>
                                <a:lnTo>
                                  <a:pt x="26" y="391"/>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67" name="" descr=""/>
                          <pic:cNvPicPr/>
                        </pic:nvPicPr>
                        <pic:blipFill>
                          <a:blip r:embed="rId32"/>
                          <a:stretch/>
                        </pic:blipFill>
                        <pic:spPr>
                          <a:xfrm>
                            <a:off x="1963440" y="30960"/>
                            <a:ext cx="868680" cy="3240"/>
                          </a:xfrm>
                          <a:prstGeom prst="rect">
                            <a:avLst/>
                          </a:prstGeom>
                          <a:ln w="0">
                            <a:noFill/>
                          </a:ln>
                        </pic:spPr>
                      </pic:pic>
                      <pic:pic xmlns:pic="http://schemas.openxmlformats.org/drawingml/2006/picture">
                        <pic:nvPicPr>
                          <pic:cNvPr id="68" name="" descr=""/>
                          <pic:cNvPicPr/>
                        </pic:nvPicPr>
                        <pic:blipFill>
                          <a:blip r:embed="rId102"/>
                          <a:stretch/>
                        </pic:blipFill>
                        <pic:spPr>
                          <a:xfrm>
                            <a:off x="1975320" y="30960"/>
                            <a:ext cx="840240" cy="3240"/>
                          </a:xfrm>
                          <a:prstGeom prst="rect">
                            <a:avLst/>
                          </a:prstGeom>
                          <a:ln w="0">
                            <a:noFill/>
                          </a:ln>
                        </pic:spPr>
                      </pic:pic>
                      <wps:wsp>
                        <wps:cNvSpPr/>
                        <wps:spPr>
                          <a:xfrm>
                            <a:off x="3619440" y="3239280"/>
                            <a:ext cx="832320" cy="2520"/>
                          </a:xfrm>
                          <a:custGeom>
                            <a:avLst/>
                            <a:gdLst/>
                            <a:ahLst/>
                            <a:rect l="l" t="t" r="r" b="b"/>
                            <a:pathLst>
                              <a:path w="3605" h="744">
                                <a:moveTo>
                                  <a:pt x="3481" y="0"/>
                                </a:moveTo>
                                <a:lnTo>
                                  <a:pt x="123" y="0"/>
                                </a:lnTo>
                                <a:lnTo>
                                  <a:pt x="74" y="11"/>
                                </a:lnTo>
                                <a:lnTo>
                                  <a:pt x="35" y="37"/>
                                </a:lnTo>
                                <a:lnTo>
                                  <a:pt x="9" y="76"/>
                                </a:lnTo>
                                <a:lnTo>
                                  <a:pt x="0" y="124"/>
                                </a:lnTo>
                                <a:lnTo>
                                  <a:pt x="0" y="618"/>
                                </a:lnTo>
                                <a:lnTo>
                                  <a:pt x="9" y="667"/>
                                </a:lnTo>
                                <a:lnTo>
                                  <a:pt x="35" y="706"/>
                                </a:lnTo>
                                <a:lnTo>
                                  <a:pt x="74" y="732"/>
                                </a:lnTo>
                                <a:lnTo>
                                  <a:pt x="123" y="743"/>
                                </a:lnTo>
                                <a:lnTo>
                                  <a:pt x="3481" y="743"/>
                                </a:lnTo>
                                <a:lnTo>
                                  <a:pt x="3528" y="732"/>
                                </a:lnTo>
                                <a:lnTo>
                                  <a:pt x="3567" y="706"/>
                                </a:lnTo>
                                <a:lnTo>
                                  <a:pt x="3594" y="667"/>
                                </a:lnTo>
                                <a:lnTo>
                                  <a:pt x="3604" y="618"/>
                                </a:lnTo>
                                <a:lnTo>
                                  <a:pt x="3604" y="124"/>
                                </a:lnTo>
                                <a:lnTo>
                                  <a:pt x="3594" y="76"/>
                                </a:lnTo>
                                <a:lnTo>
                                  <a:pt x="3567" y="37"/>
                                </a:lnTo>
                                <a:lnTo>
                                  <a:pt x="3528" y="11"/>
                                </a:lnTo>
                                <a:lnTo>
                                  <a:pt x="3481" y="0"/>
                                </a:lnTo>
                                <a:close/>
                              </a:path>
                            </a:pathLst>
                          </a:custGeom>
                          <a:solidFill>
                            <a:srgbClr val="f2f2f2"/>
                          </a:solidFill>
                          <a:ln w="0">
                            <a:noFill/>
                          </a:ln>
                        </wps:spPr>
                        <wps:style>
                          <a:lnRef idx="0"/>
                          <a:fillRef idx="0"/>
                          <a:effectRef idx="0"/>
                          <a:fontRef idx="minor"/>
                        </wps:style>
                        <wps:bodyPr/>
                      </wps:wsp>
                      <wps:wsp>
                        <wps:cNvSpPr/>
                        <wps:spPr>
                          <a:xfrm>
                            <a:off x="4023360" y="3229560"/>
                            <a:ext cx="24840" cy="9360"/>
                          </a:xfrm>
                          <a:custGeom>
                            <a:avLst/>
                            <a:gdLst/>
                            <a:ahLst/>
                            <a:rect l="l" t="t" r="r" b="b"/>
                            <a:pathLst>
                              <a:path w="109" h="2409">
                                <a:moveTo>
                                  <a:pt x="40" y="2302"/>
                                </a:moveTo>
                                <a:lnTo>
                                  <a:pt x="0" y="2302"/>
                                </a:lnTo>
                                <a:lnTo>
                                  <a:pt x="54" y="2408"/>
                                </a:lnTo>
                                <a:lnTo>
                                  <a:pt x="99" y="2320"/>
                                </a:lnTo>
                                <a:lnTo>
                                  <a:pt x="40" y="2320"/>
                                </a:lnTo>
                                <a:lnTo>
                                  <a:pt x="40" y="2302"/>
                                </a:lnTo>
                                <a:moveTo>
                                  <a:pt x="67" y="0"/>
                                </a:moveTo>
                                <a:lnTo>
                                  <a:pt x="40" y="0"/>
                                </a:lnTo>
                                <a:lnTo>
                                  <a:pt x="40" y="2320"/>
                                </a:lnTo>
                                <a:lnTo>
                                  <a:pt x="67" y="2320"/>
                                </a:lnTo>
                                <a:lnTo>
                                  <a:pt x="67" y="0"/>
                                </a:lnTo>
                                <a:moveTo>
                                  <a:pt x="108" y="2302"/>
                                </a:moveTo>
                                <a:lnTo>
                                  <a:pt x="67" y="2302"/>
                                </a:lnTo>
                                <a:lnTo>
                                  <a:pt x="67" y="2320"/>
                                </a:lnTo>
                                <a:lnTo>
                                  <a:pt x="99" y="2320"/>
                                </a:lnTo>
                                <a:lnTo>
                                  <a:pt x="108" y="2302"/>
                                </a:lnTo>
                                <a:close/>
                              </a:path>
                            </a:pathLst>
                          </a:custGeom>
                          <a:solidFill>
                            <a:srgbClr val="a9d18e"/>
                          </a:solidFill>
                          <a:ln w="0">
                            <a:noFill/>
                          </a:ln>
                        </wps:spPr>
                        <wps:style>
                          <a:lnRef idx="0"/>
                          <a:fillRef idx="0"/>
                          <a:effectRef idx="0"/>
                          <a:fontRef idx="minor"/>
                        </wps:style>
                        <wps:bodyPr/>
                      </wps:wsp>
                      <wps:wsp>
                        <wps:cNvSpPr/>
                        <wps:spPr>
                          <a:xfrm>
                            <a:off x="1625760" y="3208680"/>
                            <a:ext cx="2907720" cy="34200"/>
                          </a:xfrm>
                          <a:custGeom>
                            <a:avLst/>
                            <a:gdLst/>
                            <a:ahLst/>
                            <a:rect l="l" t="t" r="r" b="b"/>
                            <a:pathLst>
                              <a:path w="12593" h="9009">
                                <a:moveTo>
                                  <a:pt x="0" y="0"/>
                                </a:moveTo>
                                <a:lnTo>
                                  <a:pt x="4271" y="0"/>
                                </a:lnTo>
                                <a:lnTo>
                                  <a:pt x="4271" y="7605"/>
                                </a:lnTo>
                                <a:lnTo>
                                  <a:pt x="12592" y="7605"/>
                                </a:lnTo>
                                <a:lnTo>
                                  <a:pt x="12592" y="9008"/>
                                </a:lnTo>
                                <a:lnTo>
                                  <a:pt x="0" y="9008"/>
                                </a:lnTo>
                                <a:lnTo>
                                  <a:pt x="0" y="8772"/>
                                </a:lnTo>
                                <a:lnTo>
                                  <a:pt x="0" y="0"/>
                                </a:lnTo>
                                <a:close/>
                              </a:path>
                            </a:pathLst>
                          </a:custGeom>
                          <a:noFill/>
                          <a:ln w="14760">
                            <a:solidFill>
                              <a:srgbClr val="ed7d31"/>
                            </a:solidFill>
                            <a:round/>
                          </a:ln>
                        </wps:spPr>
                        <wps:style>
                          <a:lnRef idx="0"/>
                          <a:fillRef idx="0"/>
                          <a:effectRef idx="0"/>
                          <a:fontRef idx="minor"/>
                        </wps:style>
                        <wps:bodyPr/>
                      </wps:wsp>
                      <wps:wsp>
                        <wps:cNvSpPr/>
                        <wps:spPr>
                          <a:xfrm>
                            <a:off x="76680" y="0"/>
                            <a:ext cx="1087200" cy="0"/>
                          </a:xfrm>
                          <a:prstGeom prst="line">
                            <a:avLst/>
                          </a:prstGeom>
                          <a:ln w="14760">
                            <a:solidFill>
                              <a:srgbClr val="4472c4"/>
                            </a:solidFill>
                            <a:round/>
                          </a:ln>
                        </wps:spPr>
                        <wps:style>
                          <a:lnRef idx="0"/>
                          <a:fillRef idx="0"/>
                          <a:effectRef idx="0"/>
                          <a:fontRef idx="minor"/>
                        </wps:style>
                        <wps:bodyPr/>
                      </wps:wsp>
                      <wps:wsp>
                        <wps:cNvSpPr/>
                        <wps:spPr>
                          <a:xfrm>
                            <a:off x="1163160" y="0"/>
                            <a:ext cx="0" cy="16560"/>
                          </a:xfrm>
                          <a:prstGeom prst="line">
                            <a:avLst/>
                          </a:prstGeom>
                          <a:ln w="14760">
                            <a:solidFill>
                              <a:srgbClr val="4472c4"/>
                            </a:solidFill>
                            <a:round/>
                          </a:ln>
                        </wps:spPr>
                        <wps:style>
                          <a:lnRef idx="0"/>
                          <a:fillRef idx="0"/>
                          <a:effectRef idx="0"/>
                          <a:fontRef idx="minor"/>
                        </wps:style>
                        <wps:bodyPr/>
                      </wps:wsp>
                      <wps:wsp>
                        <wps:cNvSpPr/>
                        <wps:spPr>
                          <a:xfrm>
                            <a:off x="153720" y="1800"/>
                            <a:ext cx="563400" cy="1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Enter Step 2/3/4</w:t>
                              </w:r>
                            </w:p>
                          </w:txbxContent>
                        </wps:txbx>
                        <wps:bodyPr lIns="0" rIns="0" tIns="0" bIns="0">
                          <a:noAutofit/>
                        </wps:bodyPr>
                      </wps:wsp>
                      <wps:wsp>
                        <wps:cNvSpPr/>
                        <wps:spPr>
                          <a:xfrm>
                            <a:off x="133200" y="7560"/>
                            <a:ext cx="597600" cy="1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Click Upload Data</w:t>
                              </w:r>
                            </w:p>
                          </w:txbxContent>
                        </wps:txbx>
                        <wps:bodyPr lIns="0" rIns="0" tIns="0" bIns="0">
                          <a:noAutofit/>
                        </wps:bodyPr>
                      </wps:wsp>
                      <wps:wsp>
                        <wps:cNvSpPr/>
                        <wps:spPr>
                          <a:xfrm>
                            <a:off x="88200" y="14040"/>
                            <a:ext cx="68904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Download Template</w:t>
                              </w:r>
                            </w:p>
                          </w:txbxContent>
                        </wps:txbx>
                        <wps:bodyPr lIns="0" rIns="0" tIns="0" bIns="0">
                          <a:noAutofit/>
                        </wps:bodyPr>
                      </wps:wsp>
                      <wps:wsp>
                        <wps:cNvSpPr/>
                        <wps:spPr>
                          <a:xfrm>
                            <a:off x="227160" y="19800"/>
                            <a:ext cx="411480" cy="1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Fill Data File</w:t>
                              </w:r>
                            </w:p>
                          </w:txbxContent>
                        </wps:txbx>
                        <wps:bodyPr lIns="0" rIns="0" tIns="0" bIns="0">
                          <a:noAutofit/>
                        </wps:bodyPr>
                      </wps:wsp>
                      <wps:wsp>
                        <wps:cNvSpPr/>
                        <wps:spPr>
                          <a:xfrm>
                            <a:off x="153720" y="25560"/>
                            <a:ext cx="558000" cy="1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Upload Data File</w:t>
                              </w:r>
                            </w:p>
                          </w:txbxContent>
                        </wps:txbx>
                        <wps:bodyPr lIns="0" rIns="0" tIns="0" bIns="0">
                          <a:noAutofit/>
                        </wps:bodyPr>
                      </wps:wsp>
                      <wps:wsp>
                        <wps:cNvSpPr/>
                        <wps:spPr>
                          <a:xfrm>
                            <a:off x="1070640" y="31680"/>
                            <a:ext cx="68652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cs="" w:cstheme="minorBidi" w:ascii="Calibri" w:hAnsi="Calibri" w:eastAsia="Calibri"/>
                                  <w:color w:val="404040"/>
                                </w:rPr>
                                <w:t>Further Editing/Next Step</w:t>
                              </w:r>
                            </w:p>
                          </w:txbxContent>
                        </wps:txbx>
                        <wps:bodyPr lIns="0" rIns="0" tIns="0" bIns="0">
                          <a:noAutofit/>
                        </wps:bodyPr>
                      </wps:wsp>
                      <wps:wsp>
                        <wps:cNvSpPr/>
                        <wps:spPr>
                          <a:xfrm>
                            <a:off x="2025000" y="31680"/>
                            <a:ext cx="73548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cs="" w:cstheme="minorBidi" w:ascii="Calibri" w:hAnsi="Calibri" w:eastAsia="Calibri"/>
                                  <w:color w:val="404040"/>
                                </w:rPr>
                                <w:t>Correct Error and Resubmit</w:t>
                              </w:r>
                            </w:p>
                          </w:txbxContent>
                        </wps:txbx>
                        <wps:bodyPr lIns="0" rIns="0" tIns="0" bIns="0">
                          <a:noAutofit/>
                        </wps:bodyPr>
                      </wps:wsp>
                      <wps:wsp>
                        <wps:cNvSpPr/>
                        <wps:spPr>
                          <a:xfrm>
                            <a:off x="0" y="33480"/>
                            <a:ext cx="33012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EE7C31"/>
                                </w:rPr>
                                <w:t>User Side</w:t>
                              </w:r>
                            </w:p>
                          </w:txbxContent>
                        </wps:txbx>
                        <wps:bodyPr lIns="0" rIns="0" tIns="0" bIns="0">
                          <a:noAutofit/>
                        </wps:bodyPr>
                      </wps:wsp>
                      <wps:wsp>
                        <wps:cNvSpPr/>
                        <wps:spPr>
                          <a:xfrm>
                            <a:off x="2045160" y="17640"/>
                            <a:ext cx="690840" cy="3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000000"/>
                                </w:rPr>
                                <w:t>Error</w:t>
                              </w:r>
                            </w:p>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Send back Error Msg</w:t>
                              </w:r>
                            </w:p>
                          </w:txbxContent>
                        </wps:txbx>
                        <wps:bodyPr lIns="0" rIns="0" tIns="0" bIns="0">
                          <a:noAutofit/>
                        </wps:bodyPr>
                      </wps:wsp>
                      <wps:wsp>
                        <wps:cNvSpPr/>
                        <wps:spPr>
                          <a:xfrm>
                            <a:off x="1152360" y="17640"/>
                            <a:ext cx="522720" cy="396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000000"/>
                                </w:rPr>
                                <w:t>Pass</w:t>
                              </w:r>
                            </w:p>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Send Data Back</w:t>
                              </w:r>
                            </w:p>
                          </w:txbxContent>
                        </wps:txbx>
                        <wps:bodyPr lIns="0" rIns="0" tIns="0" bIns="0">
                          <a:noAutofit/>
                        </wps:bodyPr>
                      </wps:wsp>
                      <wps:wsp>
                        <wps:cNvSpPr/>
                        <wps:spPr>
                          <a:xfrm>
                            <a:off x="1650240" y="14040"/>
                            <a:ext cx="46800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Check Format</w:t>
                              </w:r>
                            </w:p>
                          </w:txbxContent>
                        </wps:txbx>
                        <wps:bodyPr lIns="0" rIns="0" tIns="0" bIns="0">
                          <a:noAutofit/>
                        </wps:bodyPr>
                      </wps:wsp>
                      <wps:wsp>
                        <wps:cNvSpPr/>
                        <wps:spPr>
                          <a:xfrm>
                            <a:off x="1641960" y="7560"/>
                            <a:ext cx="485280" cy="1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Read Data File</w:t>
                              </w:r>
                            </w:p>
                          </w:txbxContent>
                        </wps:txbx>
                        <wps:bodyPr lIns="0" rIns="0" tIns="0" bIns="0">
                          <a:noAutofit/>
                        </wps:bodyPr>
                      </wps:wsp>
                      <wps:wsp>
                        <wps:cNvSpPr/>
                        <wps:spPr>
                          <a:xfrm>
                            <a:off x="2460600" y="1440"/>
                            <a:ext cx="39168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4472C4"/>
                                </w:rPr>
                                <w:t>Server Side</w:t>
                              </w:r>
                            </w:p>
                          </w:txbxContent>
                        </wps:txbx>
                        <wps:bodyPr lIns="0" rIns="0" tIns="0" bIns="0">
                          <a:noAutofit/>
                        </wps:bodyPr>
                      </wps:wsp>
                      <wps:wsp>
                        <wps:cNvSpPr/>
                        <wps:spPr>
                          <a:xfrm>
                            <a:off x="1650240" y="1800"/>
                            <a:ext cx="472320" cy="180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Save Data File</w:t>
                              </w:r>
                            </w:p>
                          </w:txbxContent>
                        </wps:txbx>
                        <wps:bodyPr lIns="0" rIns="0" tIns="0" bIns="0">
                          <a:noAutofit/>
                        </wps:bodyPr>
                      </wps:wsp>
                    </wpg:wgp>
                  </a:graphicData>
                </a:graphic>
              </wp:anchor>
            </w:drawing>
          </mc:Choice>
          <mc:Fallback>
            <w:pict>
              <v:group id="shape_0" alt="Image47" style="position:absolute;margin-left:130.55pt;margin-top:13.45pt;width:356.95pt;height:255.35pt" coordorigin="2611,269" coordsize="7139,5107">
                <v:shape id="shape_0" stroked="f" style="position:absolute;left:2621;top:271;width:1366;height:4;mso-position-horizontal-relative:page" type="shapetype_75">
                  <v:imagedata r:id="rId90" o:detectmouseclick="t"/>
                  <w10:wrap type="none"/>
                  <v:stroke color="#3465a4" joinstyle="round" endcap="flat"/>
                </v:shape>
                <v:shape id="shape_0" stroked="f" style="position:absolute;left:2762;top:271;width:1084;height:4;mso-position-horizontal-relative:page" type="shapetype_75">
                  <v:imagedata r:id="rId91" o:detectmouseclick="t"/>
                  <w10:wrap type="none"/>
                  <v:stroke color="#3465a4" joinstyle="round" endcap="flat"/>
                </v:shape>
                <v:shape id="shape_0" stroked="f" style="position:absolute;left:2621;top:279;width:1366;height:5;mso-position-horizontal-relative:page" type="shapetype_75">
                  <v:imagedata r:id="rId32" o:detectmouseclick="t"/>
                  <w10:wrap type="none"/>
                  <v:stroke color="#3465a4" joinstyle="round" endcap="flat"/>
                </v:shape>
                <v:shape id="shape_0" stroked="f" style="position:absolute;left:2730;top:279;width:1141;height:5;mso-position-horizontal-relative:page" type="shapetype_75">
                  <v:imagedata r:id="rId92" o:detectmouseclick="t"/>
                  <w10:wrap type="none"/>
                  <v:stroke color="#3465a4" joinstyle="round" endcap="flat"/>
                </v:shape>
                <v:shape id="shape_0" stroked="f" style="position:absolute;left:2621;top:290;width:1366;height:4;mso-position-horizontal-relative:page" type="shapetype_75">
                  <v:imagedata r:id="rId32" o:detectmouseclick="t"/>
                  <w10:wrap type="none"/>
                  <v:stroke color="#3465a4" joinstyle="round" endcap="flat"/>
                </v:shape>
                <v:shape id="shape_0" stroked="f" style="position:absolute;left:2659;top:290;width:1283;height:4;mso-position-horizontal-relative:page" type="shapetype_75">
                  <v:imagedata r:id="rId93" o:detectmouseclick="t"/>
                  <w10:wrap type="none"/>
                  <v:stroke color="#3465a4" joinstyle="round" endcap="flat"/>
                </v:shape>
                <v:shape id="shape_0" stroked="f" style="position:absolute;left:2621;top:299;width:1366;height:4;mso-position-horizontal-relative:page" type="shapetype_75">
                  <v:imagedata r:id="rId32" o:detectmouseclick="t"/>
                  <w10:wrap type="none"/>
                  <v:stroke color="#3465a4" joinstyle="round" endcap="flat"/>
                </v:shape>
                <v:shape id="shape_0" stroked="f" style="position:absolute;left:2877;top:299;width:847;height:5;mso-position-horizontal-relative:page" type="shapetype_75">
                  <v:imagedata r:id="rId94" o:detectmouseclick="t"/>
                  <w10:wrap type="none"/>
                  <v:stroke color="#3465a4" joinstyle="round" endcap="flat"/>
                </v:shape>
                <v:shape id="shape_0" stroked="f" style="position:absolute;left:2621;top:308;width:1366;height:5;mso-position-horizontal-relative:page" type="shapetype_75">
                  <v:imagedata r:id="rId90" o:detectmouseclick="t"/>
                  <w10:wrap type="none"/>
                  <v:stroke color="#3465a4" joinstyle="round" endcap="flat"/>
                </v:shape>
                <v:shape id="shape_0" stroked="f" style="position:absolute;left:2762;top:309;width:1078;height:4;mso-position-horizontal-relative:page" type="shapetype_75">
                  <v:imagedata r:id="rId95" o:detectmouseclick="t"/>
                  <w10:wrap type="none"/>
                  <v:stroke color="#3465a4" joinstyle="round" endcap="flat"/>
                </v:shape>
                <v:shape id="shape_0" stroked="f" style="position:absolute;left:4907;top:271;width:1366;height:4;mso-position-horizontal-relative:page" type="shapetype_75">
                  <v:imagedata r:id="rId90" o:detectmouseclick="t"/>
                  <w10:wrap type="none"/>
                  <v:stroke color="#3465a4" joinstyle="round" endcap="flat"/>
                </v:shape>
                <v:shape id="shape_0" stroked="f" style="position:absolute;left:5119;top:271;width:942;height:4;mso-position-horizontal-relative:page" type="shapetype_75">
                  <v:imagedata r:id="rId96" o:detectmouseclick="t"/>
                  <w10:wrap type="none"/>
                  <v:stroke color="#3465a4" joinstyle="round" endcap="flat"/>
                </v:shape>
                <v:shape id="shape_0" stroked="f" style="position:absolute;left:4907;top:279;width:1366;height:5;mso-position-horizontal-relative:page" type="shapetype_75">
                  <v:imagedata r:id="rId32" o:detectmouseclick="t"/>
                  <w10:wrap type="none"/>
                  <v:stroke color="#3465a4" joinstyle="round" endcap="flat"/>
                </v:shape>
                <v:shape id="shape_0" stroked="f" style="position:absolute;left:5106;top:279;width:962;height:5;mso-position-horizontal-relative:page" type="shapetype_75">
                  <v:imagedata r:id="rId97" o:detectmouseclick="t"/>
                  <w10:wrap type="none"/>
                  <v:stroke color="#3465a4" joinstyle="round" endcap="flat"/>
                </v:shape>
                <v:shape id="shape_0" stroked="f" style="position:absolute;left:4907;top:290;width:1366;height:4;mso-position-horizontal-relative:page" type="shapetype_75">
                  <v:imagedata r:id="rId32" o:detectmouseclick="t"/>
                  <w10:wrap type="none"/>
                  <v:stroke color="#3465a4" joinstyle="round" endcap="flat"/>
                </v:shape>
                <v:shape id="shape_0" stroked="f" style="position:absolute;left:5119;top:290;width:936;height:4;mso-position-horizontal-relative:page" type="shapetype_75">
                  <v:imagedata r:id="rId98" o:detectmouseclick="t"/>
                  <w10:wrap type="none"/>
                  <v:stroke color="#3465a4" joinstyle="round" endcap="flat"/>
                </v:shape>
                <v:shape id="shape_0" stroked="f" style="position:absolute;left:4161;top:299;width:1367;height:4;mso-position-horizontal-relative:page" type="shapetype_75">
                  <v:imagedata r:id="rId32" o:detectmouseclick="t"/>
                  <w10:wrap type="none"/>
                  <v:stroke color="#3465a4" joinstyle="round" endcap="flat"/>
                </v:shape>
                <v:shape id="shape_0" stroked="f" style="position:absolute;left:4335;top:299;width:1020;height:5;mso-position-horizontal-relative:page" type="shapetype_75">
                  <v:imagedata r:id="rId99" o:detectmouseclick="t"/>
                  <w10:wrap type="none"/>
                  <v:stroke color="#3465a4" joinstyle="round" endcap="flat"/>
                </v:shape>
                <v:shape id="shape_0" stroked="f" style="position:absolute;left:4161;top:317;width:1367;height:4;mso-position-horizontal-relative:page" type="shapetype_75">
                  <v:imagedata r:id="rId32" o:detectmouseclick="t"/>
                  <w10:wrap type="none"/>
                  <v:stroke color="#3465a4" joinstyle="round" endcap="flat"/>
                </v:shape>
                <v:shape id="shape_0" stroked="f" style="position:absolute;left:4219;top:317;width:1245;height:4;mso-position-horizontal-relative:page" type="shapetype_75">
                  <v:imagedata r:id="rId100" o:detectmouseclick="t"/>
                  <w10:wrap type="none"/>
                  <v:stroke color="#3465a4" joinstyle="round" endcap="flat"/>
                </v:shape>
                <v:shape id="shape_0" stroked="f" style="position:absolute;left:5703;top:299;width:1367;height:4;mso-position-horizontal-relative:page" type="shapetype_75">
                  <v:imagedata r:id="rId32" o:detectmouseclick="t"/>
                  <w10:wrap type="none"/>
                  <v:stroke color="#3465a4" joinstyle="round" endcap="flat"/>
                </v:shape>
                <v:shape id="shape_0" stroked="f" style="position:absolute;left:5741;top:299;width:1284;height:5;mso-position-horizontal-relative:page" type="shapetype_75">
                  <v:imagedata r:id="rId101" o:detectmouseclick="t"/>
                  <w10:wrap type="none"/>
                  <v:stroke color="#3465a4" joinstyle="round" endcap="flat"/>
                </v:shape>
                <v:shape id="shape_0" stroked="f" style="position:absolute;left:5703;top:317;width:1367;height:4;mso-position-horizontal-relative:page" type="shapetype_75">
                  <v:imagedata r:id="rId32" o:detectmouseclick="t"/>
                  <w10:wrap type="none"/>
                  <v:stroke color="#3465a4" joinstyle="round" endcap="flat"/>
                </v:shape>
                <v:shape id="shape_0" stroked="f" style="position:absolute;left:5722;top:317;width:1322;height:4;mso-position-horizontal-relative:page" type="shapetype_75">
                  <v:imagedata r:id="rId102" o:detectmouseclick="t"/>
                  <w10:wrap type="none"/>
                  <v:stroke color="#3465a4" joinstyle="round" endcap="flat"/>
                </v:shape>
                <v:line id="shape_0" from="2732,269" to="4443,269" stroked="t" style="position:absolute;mso-position-horizontal-relative:page">
                  <v:stroke color="#4472c4" weight="14760" joinstyle="round" endcap="flat"/>
                  <v:fill o:detectmouseclick="t" on="false"/>
                </v:line>
                <v:line id="shape_0" from="4443,269" to="4443,294" stroked="t" style="position:absolute;mso-position-horizontal-relative:page">
                  <v:stroke color="#4472c4" weight="14760" joinstyle="round" endcap="flat"/>
                  <v:fill o:detectmouseclick="t" on="false"/>
                </v:line>
                <v:rect id="shape_0" stroked="f" style="position:absolute;left:2853;top:272;width:886;height:2;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Enter Step 2/3/4</w:t>
                        </w:r>
                      </w:p>
                    </w:txbxContent>
                  </v:textbox>
                  <w10:wrap type="square"/>
                  <v:fill o:detectmouseclick="t" on="false"/>
                  <v:stroke color="#3465a4" joinstyle="round" endcap="flat"/>
                </v:rect>
                <v:rect id="shape_0" stroked="f" style="position:absolute;left:2821;top:281;width:940;height:2;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Click Upload Data</w:t>
                        </w:r>
                      </w:p>
                    </w:txbxContent>
                  </v:textbox>
                  <w10:wrap type="square"/>
                  <v:fill o:detectmouseclick="t" on="false"/>
                  <v:stroke color="#3465a4" joinstyle="round" endcap="flat"/>
                </v:rect>
                <v:rect id="shape_0" stroked="f" style="position:absolute;left:2750;top:291;width:1084;height:1;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Download Template</w:t>
                        </w:r>
                      </w:p>
                    </w:txbxContent>
                  </v:textbox>
                  <w10:wrap type="square"/>
                  <v:fill o:detectmouseclick="t" on="false"/>
                  <v:stroke color="#3465a4" joinstyle="round" endcap="flat"/>
                </v:rect>
                <v:rect id="shape_0" stroked="f" style="position:absolute;left:2969;top:300;width:647;height:2;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Fill Data File</w:t>
                        </w:r>
                      </w:p>
                    </w:txbxContent>
                  </v:textbox>
                  <w10:wrap type="square"/>
                  <v:fill o:detectmouseclick="t" on="false"/>
                  <v:stroke color="#3465a4" joinstyle="round" endcap="flat"/>
                </v:rect>
                <v:rect id="shape_0" stroked="f" style="position:absolute;left:2853;top:309;width:878;height:2;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Upload Data File</w:t>
                        </w:r>
                      </w:p>
                    </w:txbxContent>
                  </v:textbox>
                  <w10:wrap type="square"/>
                  <v:fill o:detectmouseclick="t" on="false"/>
                  <v:stroke color="#3465a4" joinstyle="round" endcap="flat"/>
                </v:rect>
                <v:rect id="shape_0" stroked="f" style="position:absolute;left:4297;top:319;width:1080;height:1;mso-position-horizontal-relative:page">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cs="" w:cstheme="minorBidi" w:ascii="Calibri" w:hAnsi="Calibri" w:eastAsia="Calibri"/>
                            <w:color w:val="404040"/>
                          </w:rPr>
                          <w:t>Further Editing/Next Step</w:t>
                        </w:r>
                      </w:p>
                    </w:txbxContent>
                  </v:textbox>
                  <w10:wrap type="square"/>
                  <v:fill o:detectmouseclick="t" on="false"/>
                  <v:stroke color="#3465a4" joinstyle="round" endcap="flat"/>
                </v:rect>
                <v:rect id="shape_0" stroked="f" style="position:absolute;left:5800;top:319;width:1157;height:1;mso-position-horizontal-relative:page">
                  <v:textbox>
                    <w:txbxContent>
                      <w:p>
                        <w:pPr>
                          <w:overflowPunct w:val="false"/>
                          <w:spacing w:before="0" w:after="0" w:lineRule="auto" w:line="240"/>
                          <w:jc w:val="left"/>
                          <w:rPr/>
                        </w:pPr>
                        <w:r>
                          <w:rPr>
                            <w:sz w:val="16"/>
                            <w:b w:val="false"/>
                            <w:u w:val="none"/>
                            <w:dstrike w:val="false"/>
                            <w:strike w:val="false"/>
                            <w:i w:val="false"/>
                            <w:vertAlign w:val="baseline"/>
                            <w:position w:val="0"/>
                            <w:spacing w:val="0"/>
                            <w:szCs w:val="16"/>
                            <w:bCs w:val="false"/>
                            <w:iCs w:val="false"/>
                            <w:smallCaps w:val="false"/>
                            <w:caps w:val="false"/>
                            <w:rFonts w:cs="" w:cstheme="minorBidi" w:ascii="Calibri" w:hAnsi="Calibri" w:eastAsia="Calibri"/>
                            <w:color w:val="404040"/>
                          </w:rPr>
                          <w:t>Correct Error and Resubmit</w:t>
                        </w:r>
                      </w:p>
                    </w:txbxContent>
                  </v:textbox>
                  <w10:wrap type="square"/>
                  <v:fill o:detectmouseclick="t" on="false"/>
                  <v:stroke color="#3465a4" joinstyle="round" endcap="flat"/>
                </v:rect>
                <v:rect id="shape_0" stroked="f" style="position:absolute;left:2611;top:321;width:519;height:1;mso-position-horizontal-relative:page">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EE7C31"/>
                          </w:rPr>
                          <w:t>User Side</w:t>
                        </w:r>
                      </w:p>
                    </w:txbxContent>
                  </v:textbox>
                  <w10:wrap type="square"/>
                  <v:fill o:detectmouseclick="t" on="false"/>
                  <v:stroke color="#3465a4" joinstyle="round" endcap="flat"/>
                </v:rect>
                <v:rect id="shape_0" stroked="f" style="position:absolute;left:5832;top:297;width:1087;height:5;mso-position-horizontal-relative:page">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000000"/>
                          </w:rPr>
                          <w:t>Error</w:t>
                        </w:r>
                      </w:p>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Send back Error Msg</w:t>
                        </w:r>
                      </w:p>
                    </w:txbxContent>
                  </v:textbox>
                  <w10:wrap type="square"/>
                  <v:fill o:detectmouseclick="t" on="false"/>
                  <v:stroke color="#3465a4" joinstyle="round" endcap="flat"/>
                </v:rect>
                <v:rect id="shape_0" stroked="f" style="position:absolute;left:4426;top:297;width:822;height:5;mso-position-horizontal-relative:page">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000000"/>
                          </w:rPr>
                          <w:t>Pass</w:t>
                        </w:r>
                      </w:p>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Send Data Back</w:t>
                        </w:r>
                      </w:p>
                    </w:txbxContent>
                  </v:textbox>
                  <w10:wrap type="square"/>
                  <v:fill o:detectmouseclick="t" on="false"/>
                  <v:stroke color="#3465a4" joinstyle="round" endcap="flat"/>
                </v:rect>
                <v:rect id="shape_0" stroked="f" style="position:absolute;left:5210;top:291;width:736;height:1;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Check Format</w:t>
                        </w:r>
                      </w:p>
                    </w:txbxContent>
                  </v:textbox>
                  <w10:wrap type="square"/>
                  <v:fill o:detectmouseclick="t" on="false"/>
                  <v:stroke color="#3465a4" joinstyle="round" endcap="flat"/>
                </v:rect>
                <v:rect id="shape_0" stroked="f" style="position:absolute;left:5197;top:281;width:763;height:2;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Read Data File</w:t>
                        </w:r>
                      </w:p>
                    </w:txbxContent>
                  </v:textbox>
                  <w10:wrap type="square"/>
                  <v:fill o:detectmouseclick="t" on="false"/>
                  <v:stroke color="#3465a4" joinstyle="round" endcap="flat"/>
                </v:rect>
                <v:rect id="shape_0" stroked="f" style="position:absolute;left:6486;top:271;width:616;height:1;mso-position-horizontal-relative:page">
                  <v:textbox>
                    <w:txbxContent>
                      <w:p>
                        <w:pPr>
                          <w:overflowPunct w:val="false"/>
                          <w:spacing w:before="0" w:after="0" w:lineRule="auto" w:line="240"/>
                          <w:jc w:val="left"/>
                          <w:rPr/>
                        </w:pPr>
                        <w:r>
                          <w:rPr>
                            <w:sz w:val="18"/>
                            <w:b w:val="false"/>
                            <w:u w:val="none"/>
                            <w:dstrike w:val="false"/>
                            <w:strike w:val="false"/>
                            <w:i w:val="false"/>
                            <w:vertAlign w:val="baseline"/>
                            <w:position w:val="0"/>
                            <w:spacing w:val="0"/>
                            <w:szCs w:val="18"/>
                            <w:bCs w:val="false"/>
                            <w:iCs w:val="false"/>
                            <w:smallCaps w:val="false"/>
                            <w:caps w:val="false"/>
                            <w:rFonts w:cs="" w:cstheme="minorBidi" w:ascii="Arial" w:hAnsi="Arial" w:eastAsia="Calibri"/>
                            <w:color w:val="4472C4"/>
                          </w:rPr>
                          <w:t>Server Side</w:t>
                        </w:r>
                      </w:p>
                    </w:txbxContent>
                  </v:textbox>
                  <w10:wrap type="square"/>
                  <v:fill o:detectmouseclick="t" on="false"/>
                  <v:stroke color="#3465a4" joinstyle="round" endcap="flat"/>
                </v:rect>
                <v:rect id="shape_0" stroked="f" style="position:absolute;left:5210;top:272;width:743;height:2;mso-position-horizontal-relative:page">
                  <v:textbox>
                    <w:txbxContent>
                      <w:p>
                        <w:pPr>
                          <w:overflowPunct w:val="false"/>
                          <w:spacing w:before="0" w:after="0" w:lineRule="auto" w:line="240"/>
                          <w:jc w:val="left"/>
                          <w:rPr/>
                        </w:pPr>
                        <w:r>
                          <w:rPr>
                            <w:sz w:val="20"/>
                            <w:b w:val="false"/>
                            <w:u w:val="none"/>
                            <w:dstrike w:val="false"/>
                            <w:strike w:val="false"/>
                            <w:i w:val="false"/>
                            <w:vertAlign w:val="baseline"/>
                            <w:position w:val="0"/>
                            <w:spacing w:val="0"/>
                            <w:szCs w:val="20"/>
                            <w:bCs w:val="false"/>
                            <w:iCs w:val="false"/>
                            <w:smallCaps w:val="false"/>
                            <w:caps w:val="false"/>
                            <w:rFonts w:cs="" w:cstheme="minorBidi" w:ascii="Calibri" w:hAnsi="Calibri" w:eastAsia="Calibri"/>
                            <w:color w:val="404040"/>
                          </w:rPr>
                          <w:t>Save Data File</w:t>
                        </w:r>
                      </w:p>
                    </w:txbxContent>
                  </v:textbox>
                  <w10:wrap type="square"/>
                  <v:fill o:detectmouseclick="t" on="false"/>
                  <v:stroke color="#3465a4" joinstyle="round" endcap="flat"/>
                </v:rect>
              </v:group>
            </w:pict>
          </mc:Fallback>
        </mc:AlternateContent>
      </w:r>
    </w:p>
    <w:p>
      <w:pPr>
        <w:pStyle w:val="TextBody"/>
        <w:spacing w:before="1" w:after="0"/>
        <w:rPr>
          <w:sz w:val="12"/>
        </w:rPr>
      </w:pPr>
      <w:r>
        <w:rPr>
          <w:sz w:val="12"/>
        </w:rPr>
      </w:r>
    </w:p>
    <w:p>
      <w:pPr>
        <w:sectPr>
          <w:headerReference w:type="default" r:id="rId103"/>
          <w:footerReference w:type="default" r:id="rId104"/>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4" w:after="0"/>
        <w:ind w:left="373" w:right="550" w:hanging="0"/>
        <w:jc w:val="center"/>
        <w:rPr/>
      </w:pPr>
      <w:r>
        <w:rPr>
          <w:b/>
        </w:rPr>
        <w:t xml:space="preserve">Figure 22: </w:t>
      </w:r>
      <w:r>
        <w:rPr/>
        <w:t>Example of model home page</w:t>
      </w:r>
    </w:p>
    <w:p>
      <w:pPr>
        <w:pStyle w:val="TextBody"/>
        <w:rPr>
          <w:sz w:val="20"/>
        </w:rPr>
      </w:pPr>
      <w:r>
        <w:rPr>
          <w:sz w:val="20"/>
        </w:rPr>
      </w:r>
    </w:p>
    <w:p>
      <w:pPr>
        <w:pStyle w:val="TextBody"/>
        <w:rPr>
          <w:sz w:val="20"/>
        </w:rPr>
      </w:pPr>
      <w:r>
        <w:rPr>
          <w:sz w:val="20"/>
        </w:rPr>
      </w:r>
    </w:p>
    <w:p>
      <w:pPr>
        <w:pStyle w:val="ListParagraph"/>
        <w:numPr>
          <w:ilvl w:val="0"/>
          <w:numId w:val="2"/>
        </w:numPr>
        <w:tabs>
          <w:tab w:val="clear" w:pos="720"/>
          <w:tab w:val="left" w:pos="375" w:leader="none"/>
        </w:tabs>
        <w:spacing w:lineRule="auto" w:line="280" w:before="1" w:after="0"/>
        <w:ind w:left="701" w:right="335" w:hanging="546"/>
        <w:rPr/>
      </w:pPr>
      <w:r>
        <w:rPr/>
        <w:t>If a file has enough columns specified - e.g., a supply data file should have the first six columns defined as the</w:t>
      </w:r>
      <w:r>
        <w:rPr>
          <w:spacing w:val="-4"/>
        </w:rPr>
        <w:t xml:space="preserve"> </w:t>
      </w:r>
      <w:r>
        <w:rPr/>
        <w:t>template;</w:t>
      </w:r>
    </w:p>
    <w:p>
      <w:pPr>
        <w:pStyle w:val="ListParagraph"/>
        <w:numPr>
          <w:ilvl w:val="0"/>
          <w:numId w:val="2"/>
        </w:numPr>
        <w:tabs>
          <w:tab w:val="clear" w:pos="720"/>
          <w:tab w:val="left" w:pos="375" w:leader="none"/>
        </w:tabs>
        <w:spacing w:before="169" w:after="0"/>
        <w:ind w:left="374" w:hanging="219"/>
        <w:rPr/>
      </w:pPr>
      <w:r>
        <w:rPr/>
        <w:t>If</w:t>
      </w:r>
      <w:r>
        <w:rPr>
          <w:spacing w:val="-5"/>
        </w:rPr>
        <w:t xml:space="preserve"> </w:t>
      </w:r>
      <w:r>
        <w:rPr/>
        <w:t>a</w:t>
      </w:r>
      <w:r>
        <w:rPr>
          <w:spacing w:val="-5"/>
        </w:rPr>
        <w:t xml:space="preserve"> </w:t>
      </w:r>
      <w:r>
        <w:rPr/>
        <w:t>cell</w:t>
      </w:r>
      <w:r>
        <w:rPr>
          <w:spacing w:val="-5"/>
        </w:rPr>
        <w:t xml:space="preserve"> </w:t>
      </w:r>
      <w:r>
        <w:rPr/>
        <w:t>has</w:t>
      </w:r>
      <w:r>
        <w:rPr>
          <w:spacing w:val="-5"/>
        </w:rPr>
        <w:t xml:space="preserve"> </w:t>
      </w:r>
      <w:r>
        <w:rPr/>
        <w:t>correct</w:t>
      </w:r>
      <w:r>
        <w:rPr>
          <w:spacing w:val="-5"/>
        </w:rPr>
        <w:t xml:space="preserve"> </w:t>
      </w:r>
      <w:r>
        <w:rPr/>
        <w:t>data</w:t>
      </w:r>
      <w:r>
        <w:rPr>
          <w:spacing w:val="-5"/>
        </w:rPr>
        <w:t xml:space="preserve"> </w:t>
      </w:r>
      <w:r>
        <w:rPr/>
        <w:t>format</w:t>
      </w:r>
      <w:r>
        <w:rPr>
          <w:spacing w:val="-5"/>
        </w:rPr>
        <w:t xml:space="preserve"> </w:t>
      </w:r>
      <w:r>
        <w:rPr/>
        <w:t>-</w:t>
      </w:r>
      <w:r>
        <w:rPr>
          <w:spacing w:val="-5"/>
        </w:rPr>
        <w:t xml:space="preserve"> </w:t>
      </w:r>
      <w:r>
        <w:rPr/>
        <w:t>e.g.,</w:t>
      </w:r>
      <w:r>
        <w:rPr>
          <w:spacing w:val="-5"/>
        </w:rPr>
        <w:t xml:space="preserve"> </w:t>
      </w:r>
      <w:r>
        <w:rPr/>
        <w:t>geographical</w:t>
      </w:r>
      <w:r>
        <w:rPr>
          <w:spacing w:val="-5"/>
        </w:rPr>
        <w:t xml:space="preserve"> </w:t>
      </w:r>
      <w:r>
        <w:rPr/>
        <w:t>coordinates</w:t>
      </w:r>
      <w:r>
        <w:rPr>
          <w:spacing w:val="-5"/>
        </w:rPr>
        <w:t xml:space="preserve"> </w:t>
      </w:r>
      <w:r>
        <w:rPr/>
        <w:t>should</w:t>
      </w:r>
      <w:r>
        <w:rPr>
          <w:spacing w:val="-4"/>
        </w:rPr>
        <w:t xml:space="preserve"> </w:t>
      </w:r>
      <w:r>
        <w:rPr/>
        <w:t>be</w:t>
      </w:r>
      <w:r>
        <w:rPr>
          <w:spacing w:val="-5"/>
        </w:rPr>
        <w:t xml:space="preserve"> </w:t>
      </w:r>
      <w:r>
        <w:rPr/>
        <w:t>float</w:t>
      </w:r>
      <w:r>
        <w:rPr>
          <w:spacing w:val="-5"/>
        </w:rPr>
        <w:t xml:space="preserve"> </w:t>
      </w:r>
      <w:r>
        <w:rPr/>
        <w:t>numbers</w:t>
      </w:r>
      <w:r>
        <w:rPr>
          <w:spacing w:val="-5"/>
        </w:rPr>
        <w:t xml:space="preserve"> </w:t>
      </w:r>
      <w:r>
        <w:rPr/>
        <w:t>(decimal);</w:t>
      </w:r>
    </w:p>
    <w:p>
      <w:pPr>
        <w:pStyle w:val="ListParagraph"/>
        <w:numPr>
          <w:ilvl w:val="0"/>
          <w:numId w:val="2"/>
        </w:numPr>
        <w:tabs>
          <w:tab w:val="clear" w:pos="720"/>
          <w:tab w:val="left" w:pos="375" w:leader="none"/>
        </w:tabs>
        <w:spacing w:lineRule="auto" w:line="280" w:before="222" w:after="0"/>
        <w:ind w:left="701" w:right="335" w:hanging="546"/>
        <w:rPr/>
      </w:pPr>
      <w:r>
        <w:rPr/>
        <w:t>If the data in a cell has the correct physical meaning - e.g., the supply capacity should be non- negative;</w:t>
      </w:r>
    </w:p>
    <w:p>
      <w:pPr>
        <w:pStyle w:val="ListParagraph"/>
        <w:numPr>
          <w:ilvl w:val="0"/>
          <w:numId w:val="2"/>
        </w:numPr>
        <w:tabs>
          <w:tab w:val="clear" w:pos="720"/>
          <w:tab w:val="left" w:pos="375" w:leader="none"/>
        </w:tabs>
        <w:spacing w:before="169" w:after="0"/>
        <w:ind w:left="374" w:hanging="219"/>
        <w:rPr/>
      </w:pPr>
      <w:r>
        <w:rPr/>
        <w:t>If</w:t>
      </w:r>
      <w:r>
        <w:rPr>
          <w:spacing w:val="-4"/>
        </w:rPr>
        <w:t xml:space="preserve"> </w:t>
      </w:r>
      <w:r>
        <w:rPr/>
        <w:t>the</w:t>
      </w:r>
      <w:r>
        <w:rPr>
          <w:spacing w:val="-3"/>
        </w:rPr>
        <w:t xml:space="preserve"> </w:t>
      </w:r>
      <w:r>
        <w:rPr/>
        <w:t>data</w:t>
      </w:r>
      <w:r>
        <w:rPr>
          <w:spacing w:val="-4"/>
        </w:rPr>
        <w:t xml:space="preserve"> </w:t>
      </w:r>
      <w:r>
        <w:rPr/>
        <w:t>in</w:t>
      </w:r>
      <w:r>
        <w:rPr>
          <w:spacing w:val="-3"/>
        </w:rPr>
        <w:t xml:space="preserve"> </w:t>
      </w:r>
      <w:r>
        <w:rPr/>
        <w:t>a</w:t>
      </w:r>
      <w:r>
        <w:rPr>
          <w:spacing w:val="-3"/>
        </w:rPr>
        <w:t xml:space="preserve"> </w:t>
      </w:r>
      <w:r>
        <w:rPr/>
        <w:t>cell</w:t>
      </w:r>
      <w:r>
        <w:rPr>
          <w:spacing w:val="-4"/>
        </w:rPr>
        <w:t xml:space="preserve"> </w:t>
      </w:r>
      <w:r>
        <w:rPr/>
        <w:t>is</w:t>
      </w:r>
      <w:r>
        <w:rPr>
          <w:spacing w:val="-3"/>
        </w:rPr>
        <w:t xml:space="preserve"> </w:t>
      </w:r>
      <w:r>
        <w:rPr/>
        <w:t>consistent</w:t>
      </w:r>
      <w:r>
        <w:rPr>
          <w:spacing w:val="-3"/>
        </w:rPr>
        <w:t xml:space="preserve"> </w:t>
      </w:r>
      <w:r>
        <w:rPr/>
        <w:t>-</w:t>
      </w:r>
      <w:r>
        <w:rPr>
          <w:spacing w:val="-4"/>
        </w:rPr>
        <w:t xml:space="preserve"> </w:t>
      </w:r>
      <w:r>
        <w:rPr/>
        <w:t>e.g.,</w:t>
      </w:r>
      <w:r>
        <w:rPr>
          <w:spacing w:val="-3"/>
        </w:rPr>
        <w:t xml:space="preserve"> </w:t>
      </w:r>
      <w:r>
        <w:rPr/>
        <w:t>the</w:t>
      </w:r>
      <w:r>
        <w:rPr>
          <w:spacing w:val="-3"/>
        </w:rPr>
        <w:t xml:space="preserve"> </w:t>
      </w:r>
      <w:r>
        <w:rPr/>
        <w:t>feedstock,</w:t>
      </w:r>
      <w:r>
        <w:rPr>
          <w:spacing w:val="-4"/>
        </w:rPr>
        <w:t xml:space="preserve"> </w:t>
      </w:r>
      <w:r>
        <w:rPr>
          <w:spacing w:val="-3"/>
        </w:rPr>
        <w:t xml:space="preserve">technology, </w:t>
      </w:r>
      <w:r>
        <w:rPr/>
        <w:t>and</w:t>
      </w:r>
      <w:r>
        <w:rPr>
          <w:spacing w:val="-3"/>
        </w:rPr>
        <w:t xml:space="preserve"> </w:t>
      </w:r>
      <w:r>
        <w:rPr/>
        <w:t>product</w:t>
      </w:r>
      <w:r>
        <w:rPr>
          <w:spacing w:val="-4"/>
        </w:rPr>
        <w:t xml:space="preserve"> </w:t>
      </w:r>
      <w:r>
        <w:rPr/>
        <w:t>ID</w:t>
      </w:r>
      <w:r>
        <w:rPr>
          <w:spacing w:val="-3"/>
        </w:rPr>
        <w:t xml:space="preserve"> </w:t>
      </w:r>
      <w:r>
        <w:rPr/>
        <w:t>should</w:t>
      </w:r>
      <w:r>
        <w:rPr>
          <w:spacing w:val="-3"/>
        </w:rPr>
        <w:t xml:space="preserve"> </w:t>
      </w:r>
      <w:r>
        <w:rPr/>
        <w:t>be</w:t>
      </w:r>
      <w:r>
        <w:rPr>
          <w:spacing w:val="-4"/>
        </w:rPr>
        <w:t xml:space="preserve"> </w:t>
      </w:r>
      <w:r>
        <w:rPr/>
        <w:t>valid.</w:t>
      </w:r>
    </w:p>
    <w:p>
      <w:pPr>
        <w:pStyle w:val="TextBody"/>
        <w:spacing w:lineRule="auto" w:line="280" w:before="207" w:after="0"/>
        <w:ind w:left="156" w:right="333" w:firstLine="338"/>
        <w:jc w:val="both"/>
        <w:rPr/>
      </w:pPr>
      <w:r>
        <w:rPr/>
        <w:t>If there is an error, then our server will tell the user the exact line where the error occurs so that the user can correct the error and resubmit the file.</w:t>
      </w:r>
    </w:p>
    <w:p>
      <w:pPr>
        <w:pStyle w:val="TextBody"/>
        <w:spacing w:lineRule="auto" w:line="280"/>
        <w:ind w:left="156" w:right="333" w:firstLine="338"/>
        <w:jc w:val="both"/>
        <w:rPr/>
      </w:pPr>
      <w:r>
        <w:rPr/>
        <w:t xml:space="preserve">Usually for a model, if its assigned data pass our data check tool on the server-side, the model is well defined. </w:t>
      </w:r>
      <w:r>
        <w:rPr>
          <w:spacing w:val="-3"/>
        </w:rPr>
        <w:t xml:space="preserve">However, </w:t>
      </w:r>
      <w:r>
        <w:rPr/>
        <w:t>sometimes the model can still raise some problems - e.g., a model can be infeasible,</w:t>
      </w:r>
      <w:r>
        <w:rPr>
          <w:spacing w:val="-15"/>
        </w:rPr>
        <w:t xml:space="preserve"> </w:t>
      </w:r>
      <w:r>
        <w:rPr/>
        <w:t>meaning</w:t>
      </w:r>
      <w:r>
        <w:rPr>
          <w:spacing w:val="-16"/>
        </w:rPr>
        <w:t xml:space="preserve"> </w:t>
      </w:r>
      <w:r>
        <w:rPr/>
        <w:t>there</w:t>
      </w:r>
      <w:r>
        <w:rPr>
          <w:spacing w:val="-15"/>
        </w:rPr>
        <w:t xml:space="preserve"> </w:t>
      </w:r>
      <w:r>
        <w:rPr/>
        <w:t>is</w:t>
      </w:r>
      <w:r>
        <w:rPr>
          <w:spacing w:val="-16"/>
        </w:rPr>
        <w:t xml:space="preserve"> </w:t>
      </w:r>
      <w:r>
        <w:rPr/>
        <w:t>no</w:t>
      </w:r>
      <w:r>
        <w:rPr>
          <w:spacing w:val="-16"/>
        </w:rPr>
        <w:t xml:space="preserve"> </w:t>
      </w:r>
      <w:r>
        <w:rPr/>
        <w:t>single</w:t>
      </w:r>
      <w:r>
        <w:rPr>
          <w:spacing w:val="-15"/>
        </w:rPr>
        <w:t xml:space="preserve"> </w:t>
      </w:r>
      <w:r>
        <w:rPr/>
        <w:t>solution</w:t>
      </w:r>
      <w:r>
        <w:rPr>
          <w:spacing w:val="-16"/>
        </w:rPr>
        <w:t xml:space="preserve"> </w:t>
      </w:r>
      <w:r>
        <w:rPr/>
        <w:t>for</w:t>
      </w:r>
      <w:r>
        <w:rPr>
          <w:spacing w:val="-16"/>
        </w:rPr>
        <w:t xml:space="preserve"> </w:t>
      </w:r>
      <w:r>
        <w:rPr/>
        <w:t>the</w:t>
      </w:r>
      <w:r>
        <w:rPr>
          <w:spacing w:val="-15"/>
        </w:rPr>
        <w:t xml:space="preserve"> </w:t>
      </w:r>
      <w:r>
        <w:rPr/>
        <w:t>model;</w:t>
      </w:r>
      <w:r>
        <w:rPr>
          <w:spacing w:val="-12"/>
        </w:rPr>
        <w:t xml:space="preserve"> </w:t>
      </w:r>
      <w:r>
        <w:rPr/>
        <w:t>or</w:t>
      </w:r>
      <w:r>
        <w:rPr>
          <w:spacing w:val="-15"/>
        </w:rPr>
        <w:t xml:space="preserve"> </w:t>
      </w:r>
      <w:r>
        <w:rPr/>
        <w:t>a</w:t>
      </w:r>
      <w:r>
        <w:rPr>
          <w:spacing w:val="-16"/>
        </w:rPr>
        <w:t xml:space="preserve"> </w:t>
      </w:r>
      <w:r>
        <w:rPr/>
        <w:t>model</w:t>
      </w:r>
      <w:r>
        <w:rPr>
          <w:spacing w:val="-16"/>
        </w:rPr>
        <w:t xml:space="preserve"> </w:t>
      </w:r>
      <w:r>
        <w:rPr/>
        <w:t>is</w:t>
      </w:r>
      <w:r>
        <w:rPr>
          <w:spacing w:val="-15"/>
        </w:rPr>
        <w:t xml:space="preserve"> </w:t>
      </w:r>
      <w:r>
        <w:rPr/>
        <w:t>unbounded,</w:t>
      </w:r>
      <w:r>
        <w:rPr>
          <w:spacing w:val="-14"/>
        </w:rPr>
        <w:t xml:space="preserve"> </w:t>
      </w:r>
      <w:r>
        <w:rPr/>
        <w:t>meaning</w:t>
      </w:r>
      <w:r>
        <w:rPr>
          <w:spacing w:val="-16"/>
        </w:rPr>
        <w:t xml:space="preserve"> </w:t>
      </w:r>
      <w:r>
        <w:rPr/>
        <w:t>there can</w:t>
      </w:r>
      <w:r>
        <w:rPr>
          <w:spacing w:val="-4"/>
        </w:rPr>
        <w:t xml:space="preserve"> </w:t>
      </w:r>
      <w:r>
        <w:rPr/>
        <w:t>be</w:t>
      </w:r>
      <w:r>
        <w:rPr>
          <w:spacing w:val="-4"/>
        </w:rPr>
        <w:t xml:space="preserve"> </w:t>
      </w:r>
      <w:r>
        <w:rPr/>
        <w:t>a</w:t>
      </w:r>
      <w:r>
        <w:rPr>
          <w:spacing w:val="-4"/>
        </w:rPr>
        <w:t xml:space="preserve"> </w:t>
      </w:r>
      <w:r>
        <w:rPr/>
        <w:t>solution</w:t>
      </w:r>
      <w:r>
        <w:rPr>
          <w:spacing w:val="-3"/>
        </w:rPr>
        <w:t xml:space="preserve"> </w:t>
      </w:r>
      <w:r>
        <w:rPr/>
        <w:t>making</w:t>
      </w:r>
      <w:r>
        <w:rPr>
          <w:spacing w:val="-4"/>
        </w:rPr>
        <w:t xml:space="preserve"> </w:t>
      </w:r>
      <w:r>
        <w:rPr/>
        <w:t>an</w:t>
      </w:r>
      <w:r>
        <w:rPr>
          <w:spacing w:val="-4"/>
        </w:rPr>
        <w:t xml:space="preserve"> </w:t>
      </w:r>
      <w:r>
        <w:rPr/>
        <w:t>infinite</w:t>
      </w:r>
      <w:r>
        <w:rPr>
          <w:spacing w:val="-3"/>
        </w:rPr>
        <w:t xml:space="preserve"> </w:t>
      </w:r>
      <w:r>
        <w:rPr/>
        <w:t>profit.</w:t>
      </w:r>
      <w:r>
        <w:rPr>
          <w:spacing w:val="12"/>
        </w:rPr>
        <w:t xml:space="preserve"> </w:t>
      </w:r>
      <w:r>
        <w:rPr/>
        <w:t>Both</w:t>
      </w:r>
      <w:r>
        <w:rPr>
          <w:spacing w:val="-4"/>
        </w:rPr>
        <w:t xml:space="preserve"> </w:t>
      </w:r>
      <w:r>
        <w:rPr/>
        <w:t>of</w:t>
      </w:r>
      <w:r>
        <w:rPr>
          <w:spacing w:val="-4"/>
        </w:rPr>
        <w:t xml:space="preserve"> </w:t>
      </w:r>
      <w:r>
        <w:rPr/>
        <w:t>them</w:t>
      </w:r>
      <w:r>
        <w:rPr>
          <w:spacing w:val="-3"/>
        </w:rPr>
        <w:t xml:space="preserve"> </w:t>
      </w:r>
      <w:r>
        <w:rPr/>
        <w:t>can</w:t>
      </w:r>
      <w:r>
        <w:rPr>
          <w:spacing w:val="-4"/>
        </w:rPr>
        <w:t xml:space="preserve"> </w:t>
      </w:r>
      <w:r>
        <w:rPr/>
        <w:t>be</w:t>
      </w:r>
      <w:r>
        <w:rPr>
          <w:spacing w:val="-4"/>
        </w:rPr>
        <w:t xml:space="preserve"> </w:t>
      </w:r>
      <w:r>
        <w:rPr/>
        <w:t>caused</w:t>
      </w:r>
      <w:r>
        <w:rPr>
          <w:spacing w:val="-3"/>
        </w:rPr>
        <w:t xml:space="preserve"> </w:t>
      </w:r>
      <w:r>
        <w:rPr/>
        <w:t>by</w:t>
      </w:r>
      <w:r>
        <w:rPr>
          <w:spacing w:val="-4"/>
        </w:rPr>
        <w:t xml:space="preserve"> </w:t>
      </w:r>
      <w:r>
        <w:rPr/>
        <w:t>some</w:t>
      </w:r>
      <w:r>
        <w:rPr>
          <w:spacing w:val="-4"/>
        </w:rPr>
        <w:t xml:space="preserve"> </w:t>
      </w:r>
      <w:r>
        <w:rPr/>
        <w:t>ill-defined</w:t>
      </w:r>
      <w:r>
        <w:rPr>
          <w:spacing w:val="-3"/>
        </w:rPr>
        <w:t xml:space="preserve"> </w:t>
      </w:r>
      <w:r>
        <w:rPr/>
        <w:t>data,</w:t>
      </w:r>
      <w:r>
        <w:rPr>
          <w:spacing w:val="-4"/>
        </w:rPr>
        <w:t xml:space="preserve"> but </w:t>
      </w:r>
      <w:r>
        <w:rPr/>
        <w:t>they cannot be discovered until the model is</w:t>
      </w:r>
      <w:r>
        <w:rPr>
          <w:spacing w:val="-12"/>
        </w:rPr>
        <w:t xml:space="preserve"> </w:t>
      </w:r>
      <w:r>
        <w:rPr/>
        <w:t>solved.</w:t>
      </w:r>
    </w:p>
    <w:p>
      <w:pPr>
        <w:pStyle w:val="TextBody"/>
        <w:spacing w:before="4" w:after="0"/>
        <w:rPr>
          <w:sz w:val="26"/>
        </w:rPr>
      </w:pPr>
      <w:r>
        <w:rPr>
          <w:sz w:val="26"/>
        </w:rPr>
      </w:r>
    </w:p>
    <w:p>
      <w:pPr>
        <w:pStyle w:val="TextBody"/>
        <w:spacing w:lineRule="auto" w:line="278"/>
        <w:ind w:left="156" w:right="333" w:hanging="0"/>
        <w:jc w:val="both"/>
        <w:rPr/>
      </w:pPr>
      <w:r>
        <w:rPr>
          <w:b/>
        </w:rPr>
        <w:t xml:space="preserve">Manual Entry </w:t>
      </w:r>
      <w:r>
        <w:rPr/>
        <w:t xml:space="preserve">This method is usually for small-size problems or adding several points in medium or large-size problems. </w:t>
      </w:r>
      <w:r>
        <w:rPr>
          <w:spacing w:val="-11"/>
        </w:rPr>
        <w:t xml:space="preserve">To </w:t>
      </w:r>
      <w:r>
        <w:rPr/>
        <w:t xml:space="preserve">trigger the manual entry function, the first option is to click the </w:t>
      </w:r>
      <w:r>
        <w:rPr>
          <w:rFonts w:ascii="Courier New" w:hAnsi="Courier New"/>
        </w:rPr>
        <w:t>Manual Entry</w:t>
      </w:r>
      <w:r>
        <w:rPr>
          <w:rFonts w:ascii="Courier New" w:hAnsi="Courier New"/>
          <w:spacing w:val="-95"/>
        </w:rPr>
        <w:t xml:space="preserve"> </w:t>
      </w:r>
      <w:r>
        <w:rPr/>
        <w:t>button</w:t>
      </w:r>
      <w:r>
        <w:rPr>
          <w:spacing w:val="-18"/>
        </w:rPr>
        <w:t xml:space="preserve"> </w:t>
      </w:r>
      <w:r>
        <w:rPr/>
        <w:t>on</w:t>
      </w:r>
      <w:r>
        <w:rPr>
          <w:spacing w:val="-17"/>
        </w:rPr>
        <w:t xml:space="preserve"> </w:t>
      </w:r>
      <w:r>
        <w:rPr/>
        <w:t>the</w:t>
      </w:r>
      <w:r>
        <w:rPr>
          <w:spacing w:val="-18"/>
        </w:rPr>
        <w:t xml:space="preserve"> </w:t>
      </w:r>
      <w:r>
        <w:rPr/>
        <w:t>top,</w:t>
      </w:r>
      <w:r>
        <w:rPr>
          <w:spacing w:val="-15"/>
        </w:rPr>
        <w:t xml:space="preserve"> </w:t>
      </w:r>
      <w:r>
        <w:rPr/>
        <w:t>then</w:t>
      </w:r>
      <w:r>
        <w:rPr>
          <w:spacing w:val="-18"/>
        </w:rPr>
        <w:t xml:space="preserve"> </w:t>
      </w:r>
      <w:r>
        <w:rPr/>
        <w:t>a</w:t>
      </w:r>
      <w:r>
        <w:rPr>
          <w:spacing w:val="-18"/>
        </w:rPr>
        <w:t xml:space="preserve"> </w:t>
      </w:r>
      <w:r>
        <w:rPr/>
        <w:t>window</w:t>
      </w:r>
      <w:r>
        <w:rPr>
          <w:spacing w:val="-17"/>
        </w:rPr>
        <w:t xml:space="preserve"> </w:t>
      </w:r>
      <w:r>
        <w:rPr/>
        <w:t>will</w:t>
      </w:r>
      <w:r>
        <w:rPr>
          <w:spacing w:val="-18"/>
        </w:rPr>
        <w:t xml:space="preserve"> </w:t>
      </w:r>
      <w:r>
        <w:rPr/>
        <w:t>pop</w:t>
      </w:r>
      <w:r>
        <w:rPr>
          <w:spacing w:val="-17"/>
        </w:rPr>
        <w:t xml:space="preserve"> </w:t>
      </w:r>
      <w:r>
        <w:rPr/>
        <w:t>up</w:t>
      </w:r>
      <w:r>
        <w:rPr>
          <w:spacing w:val="-18"/>
        </w:rPr>
        <w:t xml:space="preserve"> </w:t>
      </w:r>
      <w:r>
        <w:rPr/>
        <w:t>for</w:t>
      </w:r>
      <w:r>
        <w:rPr>
          <w:spacing w:val="-17"/>
        </w:rPr>
        <w:t xml:space="preserve"> </w:t>
      </w:r>
      <w:r>
        <w:rPr/>
        <w:t>users</w:t>
      </w:r>
      <w:r>
        <w:rPr>
          <w:spacing w:val="-18"/>
        </w:rPr>
        <w:t xml:space="preserve"> </w:t>
      </w:r>
      <w:r>
        <w:rPr/>
        <w:t>to</w:t>
      </w:r>
      <w:r>
        <w:rPr>
          <w:spacing w:val="-17"/>
        </w:rPr>
        <w:t xml:space="preserve"> </w:t>
      </w:r>
      <w:r>
        <w:rPr/>
        <w:t>enter</w:t>
      </w:r>
      <w:r>
        <w:rPr>
          <w:spacing w:val="-19"/>
        </w:rPr>
        <w:t xml:space="preserve"> </w:t>
      </w:r>
      <w:r>
        <w:rPr/>
        <w:t>data.</w:t>
      </w:r>
      <w:r>
        <w:rPr>
          <w:spacing w:val="1"/>
        </w:rPr>
        <w:t xml:space="preserve"> </w:t>
      </w:r>
      <w:r>
        <w:rPr/>
        <w:t>A</w:t>
      </w:r>
      <w:r>
        <w:rPr>
          <w:spacing w:val="-17"/>
        </w:rPr>
        <w:t xml:space="preserve"> </w:t>
      </w:r>
      <w:r>
        <w:rPr/>
        <w:t>screenshot</w:t>
      </w:r>
      <w:r>
        <w:rPr>
          <w:spacing w:val="-18"/>
        </w:rPr>
        <w:t xml:space="preserve"> </w:t>
      </w:r>
      <w:r>
        <w:rPr/>
        <w:t>of</w:t>
      </w:r>
      <w:r>
        <w:rPr>
          <w:spacing w:val="-17"/>
        </w:rPr>
        <w:t xml:space="preserve"> </w:t>
      </w:r>
      <w:r>
        <w:rPr/>
        <w:t xml:space="preserve">manually entering supply data is shown below in Figure </w:t>
      </w:r>
      <w:hyperlink w:anchor="_bookmark44">
        <w:r>
          <w:rPr>
            <w:color w:val="0000FF"/>
          </w:rPr>
          <w:t>23</w:t>
        </w:r>
      </w:hyperlink>
      <w:r>
        <w:rPr/>
        <w:t xml:space="preserve">. As in the previous method, the user needs </w:t>
      </w:r>
      <w:r>
        <w:rPr>
          <w:spacing w:val="-7"/>
        </w:rPr>
        <w:t xml:space="preserve">to </w:t>
      </w:r>
      <w:r>
        <w:rPr/>
        <w:t>specify</w:t>
      </w:r>
      <w:r>
        <w:rPr>
          <w:spacing w:val="-14"/>
        </w:rPr>
        <w:t xml:space="preserve"> </w:t>
      </w:r>
      <w:r>
        <w:rPr/>
        <w:t>the</w:t>
      </w:r>
      <w:r>
        <w:rPr>
          <w:spacing w:val="-13"/>
        </w:rPr>
        <w:t xml:space="preserve"> </w:t>
      </w:r>
      <w:r>
        <w:rPr/>
        <w:t>supplier</w:t>
      </w:r>
      <w:r>
        <w:rPr>
          <w:spacing w:val="-14"/>
        </w:rPr>
        <w:t xml:space="preserve"> </w:t>
      </w:r>
      <w:r>
        <w:rPr/>
        <w:t>name,</w:t>
      </w:r>
      <w:r>
        <w:rPr>
          <w:spacing w:val="-12"/>
        </w:rPr>
        <w:t xml:space="preserve"> </w:t>
      </w:r>
      <w:r>
        <w:rPr/>
        <w:t>geographical</w:t>
      </w:r>
      <w:r>
        <w:rPr>
          <w:spacing w:val="-14"/>
        </w:rPr>
        <w:t xml:space="preserve"> </w:t>
      </w:r>
      <w:r>
        <w:rPr/>
        <w:t>coordinates,</w:t>
      </w:r>
      <w:r>
        <w:rPr>
          <w:spacing w:val="-12"/>
        </w:rPr>
        <w:t xml:space="preserve"> </w:t>
      </w:r>
      <w:r>
        <w:rPr/>
        <w:t>feedstock</w:t>
      </w:r>
      <w:r>
        <w:rPr>
          <w:spacing w:val="-14"/>
        </w:rPr>
        <w:t xml:space="preserve"> </w:t>
      </w:r>
      <w:r>
        <w:rPr/>
        <w:t>ID</w:t>
      </w:r>
      <w:r>
        <w:rPr>
          <w:spacing w:val="-13"/>
        </w:rPr>
        <w:t xml:space="preserve"> </w:t>
      </w:r>
      <w:r>
        <w:rPr/>
        <w:t>(selected</w:t>
      </w:r>
      <w:r>
        <w:rPr>
          <w:spacing w:val="-14"/>
        </w:rPr>
        <w:t xml:space="preserve"> </w:t>
      </w:r>
      <w:r>
        <w:rPr/>
        <w:t>from</w:t>
      </w:r>
      <w:r>
        <w:rPr>
          <w:spacing w:val="-13"/>
        </w:rPr>
        <w:t xml:space="preserve"> </w:t>
      </w:r>
      <w:r>
        <w:rPr/>
        <w:t>database),</w:t>
      </w:r>
      <w:r>
        <w:rPr>
          <w:spacing w:val="-13"/>
        </w:rPr>
        <w:t xml:space="preserve"> </w:t>
      </w:r>
      <w:r>
        <w:rPr/>
        <w:t>supplied price, and</w:t>
      </w:r>
      <w:r>
        <w:rPr>
          <w:spacing w:val="-3"/>
        </w:rPr>
        <w:t xml:space="preserve"> capacity.</w:t>
      </w:r>
    </w:p>
    <w:p>
      <w:pPr>
        <w:pStyle w:val="TextBody"/>
        <w:spacing w:lineRule="auto" w:line="280" w:before="7" w:after="0"/>
        <w:ind w:left="156" w:right="333" w:firstLine="338"/>
        <w:jc w:val="both"/>
        <w:rPr/>
      </w:pPr>
      <w:r>
        <w:rPr/>
        <w:t>The second option to trigger the manual entry function here is to right-click on the map. In the use</w:t>
      </w:r>
      <w:r>
        <w:rPr>
          <w:spacing w:val="-12"/>
        </w:rPr>
        <w:t xml:space="preserve"> </w:t>
      </w:r>
      <w:r>
        <w:rPr/>
        <w:t>of</w:t>
      </w:r>
      <w:r>
        <w:rPr>
          <w:spacing w:val="-11"/>
        </w:rPr>
        <w:t xml:space="preserve"> </w:t>
      </w:r>
      <w:r>
        <w:rPr/>
        <w:t>this</w:t>
      </w:r>
      <w:r>
        <w:rPr>
          <w:spacing w:val="-12"/>
        </w:rPr>
        <w:t xml:space="preserve"> </w:t>
      </w:r>
      <w:r>
        <w:rPr/>
        <w:t>method,</w:t>
      </w:r>
      <w:r>
        <w:rPr>
          <w:spacing w:val="-10"/>
        </w:rPr>
        <w:t xml:space="preserve"> </w:t>
      </w:r>
      <w:r>
        <w:rPr/>
        <w:t>the</w:t>
      </w:r>
      <w:r>
        <w:rPr>
          <w:spacing w:val="-11"/>
        </w:rPr>
        <w:t xml:space="preserve"> </w:t>
      </w:r>
      <w:r>
        <w:rPr/>
        <w:t>map</w:t>
      </w:r>
      <w:r>
        <w:rPr>
          <w:spacing w:val="-12"/>
        </w:rPr>
        <w:t xml:space="preserve"> </w:t>
      </w:r>
      <w:r>
        <w:rPr/>
        <w:t>engine</w:t>
      </w:r>
      <w:r>
        <w:rPr>
          <w:spacing w:val="-11"/>
        </w:rPr>
        <w:t xml:space="preserve"> </w:t>
      </w:r>
      <w:r>
        <w:rPr/>
        <w:t>will</w:t>
      </w:r>
      <w:r>
        <w:rPr>
          <w:spacing w:val="-11"/>
        </w:rPr>
        <w:t xml:space="preserve"> </w:t>
      </w:r>
      <w:r>
        <w:rPr/>
        <w:t>automatically</w:t>
      </w:r>
      <w:r>
        <w:rPr>
          <w:spacing w:val="-12"/>
        </w:rPr>
        <w:t xml:space="preserve"> </w:t>
      </w:r>
      <w:r>
        <w:rPr/>
        <w:t>extract</w:t>
      </w:r>
      <w:r>
        <w:rPr>
          <w:spacing w:val="-11"/>
        </w:rPr>
        <w:t xml:space="preserve"> </w:t>
      </w:r>
      <w:r>
        <w:rPr/>
        <w:t>the</w:t>
      </w:r>
      <w:r>
        <w:rPr>
          <w:spacing w:val="-12"/>
        </w:rPr>
        <w:t xml:space="preserve"> </w:t>
      </w:r>
      <w:r>
        <w:rPr/>
        <w:t>geographical</w:t>
      </w:r>
      <w:r>
        <w:rPr>
          <w:spacing w:val="-11"/>
        </w:rPr>
        <w:t xml:space="preserve"> </w:t>
      </w:r>
      <w:r>
        <w:rPr/>
        <w:t>coordinates</w:t>
      </w:r>
      <w:r>
        <w:rPr>
          <w:spacing w:val="-11"/>
        </w:rPr>
        <w:t xml:space="preserve"> </w:t>
      </w:r>
      <w:r>
        <w:rPr/>
        <w:t>and</w:t>
      </w:r>
      <w:r>
        <w:rPr>
          <w:spacing w:val="-12"/>
        </w:rPr>
        <w:t xml:space="preserve"> </w:t>
      </w:r>
      <w:r>
        <w:rPr/>
        <w:t>fill</w:t>
      </w:r>
      <w:r>
        <w:rPr>
          <w:spacing w:val="-11"/>
        </w:rPr>
        <w:t xml:space="preserve"> </w:t>
      </w:r>
      <w:r>
        <w:rPr/>
        <w:t>in the blanks in the</w:t>
      </w:r>
      <w:r>
        <w:rPr>
          <w:spacing w:val="-5"/>
        </w:rPr>
        <w:t xml:space="preserve"> </w:t>
      </w:r>
      <w:r>
        <w:rPr/>
        <w:t>form.</w:t>
      </w:r>
    </w:p>
    <w:p>
      <w:pPr>
        <w:pStyle w:val="TextBody"/>
        <w:spacing w:before="4" w:after="0"/>
        <w:rPr>
          <w:sz w:val="26"/>
        </w:rPr>
      </w:pPr>
      <w:r>
        <w:rPr>
          <w:sz w:val="26"/>
        </w:rPr>
      </w:r>
    </w:p>
    <w:p>
      <w:pPr>
        <w:pStyle w:val="TextBody"/>
        <w:spacing w:lineRule="auto" w:line="280"/>
        <w:ind w:left="156" w:right="333" w:hanging="0"/>
        <w:jc w:val="both"/>
        <w:rPr/>
      </w:pPr>
      <w:r>
        <w:rPr>
          <w:b/>
        </w:rPr>
        <w:t>Load from Model</w:t>
      </w:r>
      <w:r>
        <w:rPr>
          <w:b/>
          <w:spacing w:val="25"/>
        </w:rPr>
        <w:t xml:space="preserve"> </w:t>
      </w:r>
      <w:r>
        <w:rPr/>
        <w:t xml:space="preserve">This method is to extract the </w:t>
      </w:r>
      <w:r>
        <w:rPr>
          <w:spacing w:val="-4"/>
        </w:rPr>
        <w:t xml:space="preserve">supply, </w:t>
      </w:r>
      <w:r>
        <w:rPr/>
        <w:t xml:space="preserve">consumer, or technology data from another model or case study and add them to this model. Please note that </w:t>
      </w:r>
      <w:r>
        <w:rPr>
          <w:spacing w:val="-4"/>
        </w:rPr>
        <w:t xml:space="preserve">usually, </w:t>
      </w:r>
      <w:r>
        <w:rPr/>
        <w:t>the data from another model is very specific - for example, the technology data of one model is dependent on the supply data of that model, and the technologies might not be suitable in processing the supplied OW in a new</w:t>
      </w:r>
      <w:r>
        <w:rPr>
          <w:spacing w:val="-8"/>
        </w:rPr>
        <w:t xml:space="preserve"> </w:t>
      </w:r>
      <w:r>
        <w:rPr/>
        <w:t>model,</w:t>
      </w:r>
      <w:r>
        <w:rPr>
          <w:spacing w:val="-7"/>
        </w:rPr>
        <w:t xml:space="preserve"> </w:t>
      </w:r>
      <w:r>
        <w:rPr/>
        <w:t>which</w:t>
      </w:r>
      <w:r>
        <w:rPr>
          <w:spacing w:val="-8"/>
        </w:rPr>
        <w:t xml:space="preserve"> </w:t>
      </w:r>
      <w:r>
        <w:rPr/>
        <w:t>can</w:t>
      </w:r>
      <w:r>
        <w:rPr>
          <w:spacing w:val="-8"/>
        </w:rPr>
        <w:t xml:space="preserve"> </w:t>
      </w:r>
      <w:r>
        <w:rPr/>
        <w:t>result</w:t>
      </w:r>
      <w:r>
        <w:rPr>
          <w:spacing w:val="-8"/>
        </w:rPr>
        <w:t xml:space="preserve"> </w:t>
      </w:r>
      <w:r>
        <w:rPr/>
        <w:t>in</w:t>
      </w:r>
      <w:r>
        <w:rPr>
          <w:spacing w:val="-8"/>
        </w:rPr>
        <w:t xml:space="preserve"> </w:t>
      </w:r>
      <w:r>
        <w:rPr/>
        <w:t>a</w:t>
      </w:r>
      <w:r>
        <w:rPr>
          <w:spacing w:val="-8"/>
        </w:rPr>
        <w:t xml:space="preserve"> </w:t>
      </w:r>
      <w:r>
        <w:rPr/>
        <w:t>trivial</w:t>
      </w:r>
      <w:r>
        <w:rPr>
          <w:spacing w:val="-7"/>
        </w:rPr>
        <w:t xml:space="preserve"> </w:t>
      </w:r>
      <w:r>
        <w:rPr/>
        <w:t>solution.</w:t>
      </w:r>
      <w:r>
        <w:rPr>
          <w:spacing w:val="4"/>
        </w:rPr>
        <w:t xml:space="preserve"> </w:t>
      </w:r>
      <w:r>
        <w:rPr/>
        <w:t>Therefore</w:t>
      </w:r>
      <w:r>
        <w:rPr>
          <w:spacing w:val="-8"/>
        </w:rPr>
        <w:t xml:space="preserve"> </w:t>
      </w:r>
      <w:r>
        <w:rPr/>
        <w:t>this</w:t>
      </w:r>
      <w:r>
        <w:rPr>
          <w:spacing w:val="-8"/>
        </w:rPr>
        <w:t xml:space="preserve"> </w:t>
      </w:r>
      <w:r>
        <w:rPr/>
        <w:t>method</w:t>
      </w:r>
      <w:r>
        <w:rPr>
          <w:spacing w:val="-7"/>
        </w:rPr>
        <w:t xml:space="preserve"> </w:t>
      </w:r>
      <w:r>
        <w:rPr/>
        <w:t>is</w:t>
      </w:r>
      <w:r>
        <w:rPr>
          <w:spacing w:val="-8"/>
        </w:rPr>
        <w:t xml:space="preserve"> </w:t>
      </w:r>
      <w:r>
        <w:rPr/>
        <w:t>only</w:t>
      </w:r>
      <w:r>
        <w:rPr>
          <w:spacing w:val="-8"/>
        </w:rPr>
        <w:t xml:space="preserve"> </w:t>
      </w:r>
      <w:r>
        <w:rPr/>
        <w:t>recommended</w:t>
      </w:r>
      <w:r>
        <w:rPr>
          <w:spacing w:val="-8"/>
        </w:rPr>
        <w:t xml:space="preserve"> </w:t>
      </w:r>
      <w:r>
        <w:rPr/>
        <w:t xml:space="preserve">when a user wants to make a </w:t>
      </w:r>
      <w:r>
        <w:rPr>
          <w:b/>
        </w:rPr>
        <w:t xml:space="preserve">deep copy </w:t>
      </w:r>
      <w:r>
        <w:rPr/>
        <w:t>of an existing model or case</w:t>
      </w:r>
      <w:r>
        <w:rPr>
          <w:spacing w:val="-23"/>
        </w:rPr>
        <w:t xml:space="preserve"> </w:t>
      </w:r>
      <w:r>
        <w:rPr>
          <w:spacing w:val="-5"/>
        </w:rPr>
        <w:t>study.</w:t>
      </w:r>
    </w:p>
    <w:p>
      <w:pPr>
        <w:pStyle w:val="TextBody"/>
        <w:spacing w:lineRule="auto" w:line="278"/>
        <w:ind w:left="155" w:right="333" w:firstLine="338"/>
        <w:jc w:val="both"/>
        <w:rPr/>
      </w:pPr>
      <w:r>
        <w:rPr/>
        <w:t xml:space="preserve">Here we note that for all three methods in defining </w:t>
      </w:r>
      <w:r>
        <w:rPr>
          <w:spacing w:val="-4"/>
        </w:rPr>
        <w:t xml:space="preserve">supply, </w:t>
      </w:r>
      <w:r>
        <w:rPr>
          <w:spacing w:val="-3"/>
        </w:rPr>
        <w:t xml:space="preserve">technology, </w:t>
      </w:r>
      <w:r>
        <w:rPr/>
        <w:t xml:space="preserve">or consumer data, the data is not assigned to the model until the user clicks on the </w:t>
      </w:r>
      <w:r>
        <w:rPr>
          <w:rFonts w:ascii="Courier New" w:hAnsi="Courier New"/>
        </w:rPr>
        <w:t>Next</w:t>
      </w:r>
      <w:r>
        <w:rPr>
          <w:rFonts w:ascii="Courier New" w:hAnsi="Courier New"/>
          <w:spacing w:val="-76"/>
        </w:rPr>
        <w:t xml:space="preserve"> </w:t>
      </w:r>
      <w:r>
        <w:rPr/>
        <w:t xml:space="preserve">button and confirms to </w:t>
      </w:r>
      <w:r>
        <w:rPr>
          <w:rFonts w:ascii="Courier New" w:hAnsi="Courier New"/>
        </w:rPr>
        <w:t>Save</w:t>
      </w:r>
      <w:r>
        <w:rPr>
          <w:rFonts w:ascii="Courier New" w:hAnsi="Courier New"/>
          <w:spacing w:val="-76"/>
        </w:rPr>
        <w:t xml:space="preserve"> </w:t>
      </w:r>
      <w:r>
        <w:rPr/>
        <w:t>the defined data.</w:t>
      </w:r>
    </w:p>
    <w:p>
      <w:pPr>
        <w:pStyle w:val="TextBody"/>
        <w:spacing w:before="8" w:after="0"/>
        <w:rPr>
          <w:sz w:val="26"/>
        </w:rPr>
      </w:pPr>
      <w:r>
        <w:rPr>
          <w:sz w:val="26"/>
        </w:rPr>
      </w:r>
    </w:p>
    <w:p>
      <w:pPr>
        <w:sectPr>
          <w:headerReference w:type="default" r:id="rId105"/>
          <w:footerReference w:type="default" r:id="rId106"/>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ind w:left="155" w:right="333" w:hanging="0"/>
        <w:jc w:val="both"/>
        <w:rPr/>
      </w:pPr>
      <w:r>
        <w:rPr>
          <w:b/>
        </w:rPr>
        <w:t xml:space="preserve">A Note on </w:t>
      </w:r>
      <w:r>
        <w:rPr>
          <w:b/>
          <w:spacing w:val="-3"/>
        </w:rPr>
        <w:t xml:space="preserve">Technology </w:t>
      </w:r>
      <w:r>
        <w:rPr>
          <w:b/>
        </w:rPr>
        <w:t xml:space="preserve">Data </w:t>
      </w:r>
      <w:r>
        <w:rPr/>
        <w:t xml:space="preserve">In step 3, for a </w:t>
      </w:r>
      <w:r>
        <w:rPr>
          <w:b/>
        </w:rPr>
        <w:t xml:space="preserve">design </w:t>
      </w:r>
      <w:r>
        <w:rPr/>
        <w:t xml:space="preserve">model, the technology data is categorized as </w:t>
      </w:r>
      <w:r>
        <w:rPr>
          <w:b/>
        </w:rPr>
        <w:t>technology</w:t>
      </w:r>
      <w:r>
        <w:rPr>
          <w:b/>
          <w:spacing w:val="-11"/>
        </w:rPr>
        <w:t xml:space="preserve"> </w:t>
      </w:r>
      <w:r>
        <w:rPr>
          <w:b/>
        </w:rPr>
        <w:t>site</w:t>
      </w:r>
      <w:r>
        <w:rPr>
          <w:b/>
          <w:spacing w:val="-11"/>
        </w:rPr>
        <w:t xml:space="preserve"> </w:t>
      </w:r>
      <w:r>
        <w:rPr/>
        <w:t>data</w:t>
      </w:r>
      <w:r>
        <w:rPr>
          <w:spacing w:val="-11"/>
        </w:rPr>
        <w:t xml:space="preserve"> </w:t>
      </w:r>
      <w:r>
        <w:rPr/>
        <w:t>and</w:t>
      </w:r>
      <w:r>
        <w:rPr>
          <w:spacing w:val="-11"/>
        </w:rPr>
        <w:t xml:space="preserve"> </w:t>
      </w:r>
      <w:r>
        <w:rPr>
          <w:b/>
        </w:rPr>
        <w:t>technology</w:t>
      </w:r>
      <w:r>
        <w:rPr>
          <w:b/>
          <w:spacing w:val="-10"/>
        </w:rPr>
        <w:t xml:space="preserve"> </w:t>
      </w:r>
      <w:r>
        <w:rPr>
          <w:b/>
        </w:rPr>
        <w:t>candidate</w:t>
      </w:r>
      <w:r>
        <w:rPr>
          <w:b/>
          <w:spacing w:val="-11"/>
        </w:rPr>
        <w:t xml:space="preserve"> </w:t>
      </w:r>
      <w:r>
        <w:rPr/>
        <w:t>data.</w:t>
      </w:r>
      <w:r>
        <w:rPr>
          <w:spacing w:val="2"/>
        </w:rPr>
        <w:t xml:space="preserve"> </w:t>
      </w:r>
      <w:r>
        <w:rPr/>
        <w:t>The</w:t>
      </w:r>
      <w:r>
        <w:rPr>
          <w:spacing w:val="-11"/>
        </w:rPr>
        <w:t xml:space="preserve"> </w:t>
      </w:r>
      <w:r>
        <w:rPr/>
        <w:t>technology</w:t>
      </w:r>
      <w:r>
        <w:rPr>
          <w:spacing w:val="-11"/>
        </w:rPr>
        <w:t xml:space="preserve"> </w:t>
      </w:r>
      <w:r>
        <w:rPr/>
        <w:t>site</w:t>
      </w:r>
      <w:r>
        <w:rPr>
          <w:spacing w:val="-10"/>
        </w:rPr>
        <w:t xml:space="preserve"> </w:t>
      </w:r>
      <w:r>
        <w:rPr/>
        <w:t>data</w:t>
      </w:r>
      <w:r>
        <w:rPr>
          <w:spacing w:val="-11"/>
        </w:rPr>
        <w:t xml:space="preserve"> </w:t>
      </w:r>
      <w:r>
        <w:rPr/>
        <w:t>specifies</w:t>
      </w:r>
      <w:r>
        <w:rPr>
          <w:spacing w:val="-11"/>
        </w:rPr>
        <w:t xml:space="preserve"> </w:t>
      </w:r>
      <w:r>
        <w:rPr/>
        <w:t>the</w:t>
      </w:r>
      <w:r>
        <w:rPr>
          <w:spacing w:val="-11"/>
        </w:rPr>
        <w:t xml:space="preserve"> </w:t>
      </w:r>
      <w:r>
        <w:rPr/>
        <w:t>locations where</w:t>
      </w:r>
      <w:r>
        <w:rPr>
          <w:spacing w:val="-6"/>
        </w:rPr>
        <w:t xml:space="preserve"> </w:t>
      </w:r>
      <w:r>
        <w:rPr/>
        <w:t>some</w:t>
      </w:r>
      <w:r>
        <w:rPr>
          <w:spacing w:val="-5"/>
        </w:rPr>
        <w:t xml:space="preserve"> </w:t>
      </w:r>
      <w:r>
        <w:rPr/>
        <w:t>technologies</w:t>
      </w:r>
      <w:r>
        <w:rPr>
          <w:spacing w:val="-5"/>
        </w:rPr>
        <w:t xml:space="preserve"> </w:t>
      </w:r>
      <w:r>
        <w:rPr/>
        <w:t>have</w:t>
      </w:r>
      <w:r>
        <w:rPr>
          <w:spacing w:val="-5"/>
        </w:rPr>
        <w:t xml:space="preserve"> </w:t>
      </w:r>
      <w:r>
        <w:rPr/>
        <w:t>already</w:t>
      </w:r>
      <w:r>
        <w:rPr>
          <w:spacing w:val="-5"/>
        </w:rPr>
        <w:t xml:space="preserve"> </w:t>
      </w:r>
      <w:r>
        <w:rPr/>
        <w:t>been</w:t>
      </w:r>
      <w:r>
        <w:rPr>
          <w:spacing w:val="-5"/>
        </w:rPr>
        <w:t xml:space="preserve"> </w:t>
      </w:r>
      <w:r>
        <w:rPr/>
        <w:t>installed;</w:t>
      </w:r>
      <w:r>
        <w:rPr>
          <w:spacing w:val="-3"/>
        </w:rPr>
        <w:t xml:space="preserve"> </w:t>
      </w:r>
      <w:r>
        <w:rPr/>
        <w:t>while</w:t>
      </w:r>
      <w:r>
        <w:rPr>
          <w:spacing w:val="-5"/>
        </w:rPr>
        <w:t xml:space="preserve"> </w:t>
      </w:r>
      <w:r>
        <w:rPr/>
        <w:t>the</w:t>
      </w:r>
      <w:r>
        <w:rPr>
          <w:spacing w:val="-5"/>
        </w:rPr>
        <w:t xml:space="preserve"> </w:t>
      </w:r>
      <w:r>
        <w:rPr/>
        <w:t>technology</w:t>
      </w:r>
      <w:r>
        <w:rPr>
          <w:spacing w:val="-5"/>
        </w:rPr>
        <w:t xml:space="preserve"> </w:t>
      </w:r>
      <w:r>
        <w:rPr/>
        <w:t>candidate</w:t>
      </w:r>
      <w:r>
        <w:rPr>
          <w:spacing w:val="-5"/>
        </w:rPr>
        <w:t xml:space="preserve"> </w:t>
      </w:r>
      <w:r>
        <w:rPr/>
        <w:t>data</w:t>
      </w:r>
      <w:r>
        <w:rPr>
          <w:spacing w:val="-5"/>
        </w:rPr>
        <w:t xml:space="preserve"> </w:t>
      </w:r>
      <w:r>
        <w:rPr/>
        <w:t xml:space="preserve">specifies the locations to install new technologies. For a </w:t>
      </w:r>
      <w:r>
        <w:rPr>
          <w:b/>
        </w:rPr>
        <w:t xml:space="preserve">management </w:t>
      </w:r>
      <w:r>
        <w:rPr/>
        <w:t xml:space="preserve">model, </w:t>
      </w:r>
      <w:r>
        <w:rPr>
          <w:spacing w:val="-3"/>
        </w:rPr>
        <w:t xml:space="preserve">however, </w:t>
      </w:r>
      <w:r>
        <w:rPr/>
        <w:t xml:space="preserve">only technology </w:t>
      </w:r>
      <w:r>
        <w:rPr>
          <w:spacing w:val="-3"/>
        </w:rPr>
        <w:t xml:space="preserve">site </w:t>
      </w:r>
      <w:r>
        <w:rPr/>
        <w:t>data can be</w:t>
      </w:r>
      <w:r>
        <w:rPr>
          <w:spacing w:val="-4"/>
        </w:rPr>
        <w:t xml:space="preserve"> </w:t>
      </w:r>
      <w:r>
        <w:rPr/>
        <w:t>defined.</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8" w:after="0"/>
        <w:rPr>
          <w:sz w:val="28"/>
        </w:rPr>
      </w:pPr>
      <w:r>
        <w:rPr>
          <w:sz w:val="28"/>
        </w:rPr>
      </w:r>
    </w:p>
    <w:p>
      <w:pPr>
        <w:pStyle w:val="TextBody"/>
        <w:ind w:left="2568" w:hanging="0"/>
        <w:rPr>
          <w:sz w:val="20"/>
        </w:rPr>
      </w:pPr>
      <w:r>
        <w:rPr/>
        <w:drawing>
          <wp:inline distT="0" distB="0" distL="0" distR="0">
            <wp:extent cx="3024505" cy="3795395"/>
            <wp:effectExtent l="0" t="0" r="0" b="0"/>
            <wp:docPr id="98" name="image60.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60.jpeg" descr=""/>
                    <pic:cNvPicPr>
                      <a:picLocks noChangeAspect="1" noChangeArrowheads="1"/>
                    </pic:cNvPicPr>
                  </pic:nvPicPr>
                  <pic:blipFill>
                    <a:blip r:embed="rId107"/>
                    <a:stretch>
                      <a:fillRect/>
                    </a:stretch>
                  </pic:blipFill>
                  <pic:spPr bwMode="auto">
                    <a:xfrm>
                      <a:off x="0" y="0"/>
                      <a:ext cx="3024505" cy="3795395"/>
                    </a:xfrm>
                    <a:prstGeom prst="rect">
                      <a:avLst/>
                    </a:prstGeom>
                  </pic:spPr>
                </pic:pic>
              </a:graphicData>
            </a:graphic>
          </wp:inline>
        </w:drawing>
      </w:r>
    </w:p>
    <w:p>
      <w:pPr>
        <w:pStyle w:val="TextBody"/>
        <w:spacing w:before="2" w:after="0"/>
        <w:rPr>
          <w:sz w:val="26"/>
        </w:rPr>
      </w:pPr>
      <w:r>
        <w:rPr>
          <w:sz w:val="26"/>
        </w:rPr>
      </w:r>
      <w:bookmarkStart w:id="63" w:name="_bookmark44"/>
      <w:bookmarkStart w:id="64" w:name="_bookmark44"/>
      <w:bookmarkEnd w:id="64"/>
    </w:p>
    <w:p>
      <w:pPr>
        <w:sectPr>
          <w:headerReference w:type="default" r:id="rId108"/>
          <w:footerReference w:type="default" r:id="rId109"/>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4" w:after="0"/>
        <w:ind w:left="373" w:right="550" w:hanging="0"/>
        <w:jc w:val="center"/>
        <w:rPr/>
      </w:pPr>
      <w:r>
        <w:rPr>
          <w:b/>
        </w:rPr>
        <w:t xml:space="preserve">Figure 23: </w:t>
      </w:r>
      <w:r>
        <w:rPr/>
        <w:t>Manual entry of supply data</w:t>
      </w:r>
    </w:p>
    <w:p>
      <w:pPr>
        <w:pStyle w:val="TextBody"/>
        <w:rPr>
          <w:sz w:val="20"/>
        </w:rPr>
      </w:pPr>
      <w:r>
        <w:rPr>
          <w:sz w:val="20"/>
        </w:rPr>
      </w:r>
    </w:p>
    <w:p>
      <w:pPr>
        <w:pStyle w:val="TextBody"/>
        <w:rPr>
          <w:sz w:val="20"/>
        </w:rPr>
      </w:pPr>
      <w:r>
        <w:rPr>
          <w:sz w:val="20"/>
        </w:rPr>
      </w:r>
    </w:p>
    <w:p>
      <w:pPr>
        <w:pStyle w:val="TextBody"/>
        <w:spacing w:lineRule="auto" w:line="278" w:before="1" w:after="0"/>
        <w:ind w:left="155" w:right="333" w:hanging="0"/>
        <w:jc w:val="both"/>
        <w:rPr/>
      </w:pPr>
      <w:r>
        <w:rPr>
          <w:b/>
        </w:rPr>
        <w:t xml:space="preserve">Clear Data </w:t>
      </w:r>
      <w:r>
        <w:rPr/>
        <w:t xml:space="preserve">The clear data function here is to clean up all the data associated with this step. How- </w:t>
      </w:r>
      <w:r>
        <w:rPr>
          <w:spacing w:val="-4"/>
        </w:rPr>
        <w:t>ever,</w:t>
      </w:r>
      <w:r>
        <w:rPr>
          <w:spacing w:val="-6"/>
        </w:rPr>
        <w:t xml:space="preserve"> </w:t>
      </w:r>
      <w:r>
        <w:rPr/>
        <w:t>this</w:t>
      </w:r>
      <w:r>
        <w:rPr>
          <w:spacing w:val="-5"/>
        </w:rPr>
        <w:t xml:space="preserve"> </w:t>
      </w:r>
      <w:r>
        <w:rPr/>
        <w:t>function</w:t>
      </w:r>
      <w:r>
        <w:rPr>
          <w:spacing w:val="-5"/>
        </w:rPr>
        <w:t xml:space="preserve"> </w:t>
      </w:r>
      <w:r>
        <w:rPr/>
        <w:t>is</w:t>
      </w:r>
      <w:r>
        <w:rPr>
          <w:spacing w:val="-5"/>
        </w:rPr>
        <w:t xml:space="preserve"> </w:t>
      </w:r>
      <w:r>
        <w:rPr/>
        <w:t>not</w:t>
      </w:r>
      <w:r>
        <w:rPr>
          <w:spacing w:val="-6"/>
        </w:rPr>
        <w:t xml:space="preserve"> </w:t>
      </w:r>
      <w:r>
        <w:rPr/>
        <w:t>finalizing</w:t>
      </w:r>
      <w:r>
        <w:rPr>
          <w:spacing w:val="-5"/>
        </w:rPr>
        <w:t xml:space="preserve"> </w:t>
      </w:r>
      <w:r>
        <w:rPr/>
        <w:t>until</w:t>
      </w:r>
      <w:r>
        <w:rPr>
          <w:spacing w:val="-5"/>
        </w:rPr>
        <w:t xml:space="preserve"> </w:t>
      </w:r>
      <w:r>
        <w:rPr/>
        <w:t>the</w:t>
      </w:r>
      <w:r>
        <w:rPr>
          <w:spacing w:val="-6"/>
        </w:rPr>
        <w:t xml:space="preserve"> </w:t>
      </w:r>
      <w:r>
        <w:rPr/>
        <w:t>user</w:t>
      </w:r>
      <w:r>
        <w:rPr>
          <w:spacing w:val="-5"/>
        </w:rPr>
        <w:t xml:space="preserve"> </w:t>
      </w:r>
      <w:r>
        <w:rPr/>
        <w:t>clicks</w:t>
      </w:r>
      <w:r>
        <w:rPr>
          <w:spacing w:val="-5"/>
        </w:rPr>
        <w:t xml:space="preserve"> </w:t>
      </w:r>
      <w:r>
        <w:rPr/>
        <w:t>on</w:t>
      </w:r>
      <w:r>
        <w:rPr>
          <w:spacing w:val="-5"/>
        </w:rPr>
        <w:t xml:space="preserve"> </w:t>
      </w:r>
      <w:r>
        <w:rPr/>
        <w:t>the</w:t>
      </w:r>
      <w:r>
        <w:rPr>
          <w:spacing w:val="-6"/>
        </w:rPr>
        <w:t xml:space="preserve"> </w:t>
      </w:r>
      <w:r>
        <w:rPr>
          <w:rFonts w:ascii="Courier New" w:hAnsi="Courier New"/>
        </w:rPr>
        <w:t>Next</w:t>
      </w:r>
      <w:r>
        <w:rPr>
          <w:rFonts w:ascii="Courier New" w:hAnsi="Courier New"/>
          <w:spacing w:val="-82"/>
        </w:rPr>
        <w:t xml:space="preserve"> </w:t>
      </w:r>
      <w:r>
        <w:rPr/>
        <w:t>button</w:t>
      </w:r>
      <w:r>
        <w:rPr>
          <w:spacing w:val="-5"/>
        </w:rPr>
        <w:t xml:space="preserve"> </w:t>
      </w:r>
      <w:r>
        <w:rPr/>
        <w:t>and</w:t>
      </w:r>
      <w:r>
        <w:rPr>
          <w:spacing w:val="-5"/>
        </w:rPr>
        <w:t xml:space="preserve"> </w:t>
      </w:r>
      <w:r>
        <w:rPr/>
        <w:t>confirms</w:t>
      </w:r>
      <w:r>
        <w:rPr>
          <w:spacing w:val="-6"/>
        </w:rPr>
        <w:t xml:space="preserve"> </w:t>
      </w:r>
      <w:r>
        <w:rPr/>
        <w:t>to</w:t>
      </w:r>
      <w:r>
        <w:rPr>
          <w:spacing w:val="-5"/>
        </w:rPr>
        <w:t xml:space="preserve"> </w:t>
      </w:r>
      <w:r>
        <w:rPr>
          <w:rFonts w:ascii="Courier New" w:hAnsi="Courier New"/>
        </w:rPr>
        <w:t>Save</w:t>
      </w:r>
      <w:r>
        <w:rPr>
          <w:rFonts w:ascii="Courier New" w:hAnsi="Courier New"/>
          <w:spacing w:val="-82"/>
        </w:rPr>
        <w:t xml:space="preserve"> </w:t>
      </w:r>
      <w:r>
        <w:rPr/>
        <w:t>the step.</w:t>
      </w:r>
    </w:p>
    <w:p>
      <w:pPr>
        <w:pStyle w:val="TextBody"/>
        <w:rPr>
          <w:sz w:val="26"/>
        </w:rPr>
      </w:pPr>
      <w:r>
        <w:rPr>
          <w:sz w:val="26"/>
        </w:rPr>
      </w:r>
    </w:p>
    <w:p>
      <w:pPr>
        <w:pStyle w:val="TextBody"/>
        <w:spacing w:lineRule="auto" w:line="280"/>
        <w:ind w:left="155" w:right="333" w:hanging="0"/>
        <w:jc w:val="both"/>
        <w:rPr/>
      </w:pPr>
      <w:r>
        <w:rPr>
          <w:b/>
        </w:rPr>
        <w:t>Look for a Feedstock/Technology/Product</w:t>
      </w:r>
      <w:r>
        <w:rPr>
          <w:b/>
          <w:spacing w:val="12"/>
        </w:rPr>
        <w:t xml:space="preserve"> </w:t>
      </w:r>
      <w:r>
        <w:rPr/>
        <w:t xml:space="preserve">Here user can see a list of all available feedstocks, </w:t>
      </w:r>
      <w:r>
        <w:rPr>
          <w:spacing w:val="-3"/>
        </w:rPr>
        <w:t xml:space="preserve">tech- </w:t>
      </w:r>
      <w:r>
        <w:rPr/>
        <w:t>nologies, and products in ADAM. On the selection of feedstocks and products, the user can get the name,</w:t>
      </w:r>
      <w:r>
        <w:rPr>
          <w:spacing w:val="-5"/>
        </w:rPr>
        <w:t xml:space="preserve"> </w:t>
      </w:r>
      <w:r>
        <w:rPr/>
        <w:t>unit,</w:t>
      </w:r>
      <w:r>
        <w:rPr>
          <w:spacing w:val="-5"/>
        </w:rPr>
        <w:t xml:space="preserve"> </w:t>
      </w:r>
      <w:r>
        <w:rPr/>
        <w:t>transportation</w:t>
      </w:r>
      <w:r>
        <w:rPr>
          <w:spacing w:val="-4"/>
        </w:rPr>
        <w:t xml:space="preserve"> </w:t>
      </w:r>
      <w:r>
        <w:rPr/>
        <w:t>cost,</w:t>
      </w:r>
      <w:r>
        <w:rPr>
          <w:spacing w:val="-5"/>
        </w:rPr>
        <w:t xml:space="preserve"> </w:t>
      </w:r>
      <w:r>
        <w:rPr/>
        <w:t>and</w:t>
      </w:r>
      <w:r>
        <w:rPr>
          <w:spacing w:val="-4"/>
        </w:rPr>
        <w:t xml:space="preserve"> </w:t>
      </w:r>
      <w:r>
        <w:rPr/>
        <w:t>a</w:t>
      </w:r>
      <w:r>
        <w:rPr>
          <w:spacing w:val="-5"/>
        </w:rPr>
        <w:t xml:space="preserve"> </w:t>
      </w:r>
      <w:r>
        <w:rPr/>
        <w:t>list</w:t>
      </w:r>
      <w:r>
        <w:rPr>
          <w:spacing w:val="-4"/>
        </w:rPr>
        <w:t xml:space="preserve"> </w:t>
      </w:r>
      <w:r>
        <w:rPr/>
        <w:t>of</w:t>
      </w:r>
      <w:r>
        <w:rPr>
          <w:spacing w:val="-5"/>
        </w:rPr>
        <w:t xml:space="preserve"> </w:t>
      </w:r>
      <w:r>
        <w:rPr/>
        <w:t>related</w:t>
      </w:r>
      <w:r>
        <w:rPr>
          <w:spacing w:val="-5"/>
        </w:rPr>
        <w:t xml:space="preserve"> </w:t>
      </w:r>
      <w:r>
        <w:rPr/>
        <w:t>technologies</w:t>
      </w:r>
      <w:r>
        <w:rPr>
          <w:spacing w:val="-4"/>
        </w:rPr>
        <w:t xml:space="preserve"> </w:t>
      </w:r>
      <w:r>
        <w:rPr/>
        <w:t>with</w:t>
      </w:r>
      <w:r>
        <w:rPr>
          <w:spacing w:val="-5"/>
        </w:rPr>
        <w:t xml:space="preserve"> </w:t>
      </w:r>
      <w:r>
        <w:rPr/>
        <w:t>its</w:t>
      </w:r>
      <w:r>
        <w:rPr>
          <w:spacing w:val="-4"/>
        </w:rPr>
        <w:t xml:space="preserve"> </w:t>
      </w:r>
      <w:r>
        <w:rPr/>
        <w:t>role</w:t>
      </w:r>
      <w:r>
        <w:rPr>
          <w:spacing w:val="-5"/>
        </w:rPr>
        <w:t xml:space="preserve"> </w:t>
      </w:r>
      <w:r>
        <w:rPr/>
        <w:t>(feedstock</w:t>
      </w:r>
      <w:r>
        <w:rPr>
          <w:spacing w:val="-4"/>
        </w:rPr>
        <w:t xml:space="preserve"> </w:t>
      </w:r>
      <w:r>
        <w:rPr/>
        <w:t>or</w:t>
      </w:r>
      <w:r>
        <w:rPr>
          <w:spacing w:val="-5"/>
        </w:rPr>
        <w:t xml:space="preserve"> </w:t>
      </w:r>
      <w:r>
        <w:rPr>
          <w:spacing w:val="-3"/>
        </w:rPr>
        <w:t xml:space="preserve">product). </w:t>
      </w:r>
      <w:r>
        <w:rPr/>
        <w:t xml:space="preserve">On the selection of technologies, users can get the name, capacity range, cost information, and a </w:t>
      </w:r>
      <w:r>
        <w:rPr>
          <w:spacing w:val="-4"/>
        </w:rPr>
        <w:t xml:space="preserve">list </w:t>
      </w:r>
      <w:r>
        <w:rPr/>
        <w:t>of involved feedstocks/products with their transformation</w:t>
      </w:r>
      <w:r>
        <w:rPr>
          <w:spacing w:val="-13"/>
        </w:rPr>
        <w:t xml:space="preserve"> </w:t>
      </w:r>
      <w:r>
        <w:rPr/>
        <w:t>coefficients.</w:t>
      </w:r>
    </w:p>
    <w:p>
      <w:pPr>
        <w:pStyle w:val="TextBody"/>
        <w:spacing w:lineRule="auto" w:line="280"/>
        <w:ind w:left="155" w:right="333" w:firstLine="338"/>
        <w:jc w:val="both"/>
        <w:rPr/>
      </w:pPr>
      <w:r>
        <w:rPr/>
        <w:t>In</w:t>
      </w:r>
      <w:r>
        <w:rPr>
          <w:spacing w:val="-13"/>
        </w:rPr>
        <w:t xml:space="preserve"> </w:t>
      </w:r>
      <w:r>
        <w:rPr/>
        <w:t>step</w:t>
      </w:r>
      <w:r>
        <w:rPr>
          <w:spacing w:val="-13"/>
        </w:rPr>
        <w:t xml:space="preserve"> </w:t>
      </w:r>
      <w:r>
        <w:rPr/>
        <w:t>3,</w:t>
      </w:r>
      <w:r>
        <w:rPr>
          <w:spacing w:val="-12"/>
        </w:rPr>
        <w:t xml:space="preserve"> </w:t>
      </w:r>
      <w:r>
        <w:rPr/>
        <w:t>technology</w:t>
      </w:r>
      <w:r>
        <w:rPr>
          <w:spacing w:val="-13"/>
        </w:rPr>
        <w:t xml:space="preserve"> </w:t>
      </w:r>
      <w:r>
        <w:rPr/>
        <w:t>data</w:t>
      </w:r>
      <w:r>
        <w:rPr>
          <w:spacing w:val="-13"/>
        </w:rPr>
        <w:t xml:space="preserve"> </w:t>
      </w:r>
      <w:r>
        <w:rPr/>
        <w:t>specification,</w:t>
      </w:r>
      <w:r>
        <w:rPr>
          <w:spacing w:val="-12"/>
        </w:rPr>
        <w:t xml:space="preserve"> </w:t>
      </w:r>
      <w:r>
        <w:rPr/>
        <w:t>some</w:t>
      </w:r>
      <w:r>
        <w:rPr>
          <w:spacing w:val="-13"/>
        </w:rPr>
        <w:t xml:space="preserve"> </w:t>
      </w:r>
      <w:r>
        <w:rPr/>
        <w:t>technologies</w:t>
      </w:r>
      <w:r>
        <w:rPr>
          <w:spacing w:val="-13"/>
        </w:rPr>
        <w:t xml:space="preserve"> </w:t>
      </w:r>
      <w:r>
        <w:rPr/>
        <w:t>will</w:t>
      </w:r>
      <w:r>
        <w:rPr>
          <w:spacing w:val="-13"/>
        </w:rPr>
        <w:t xml:space="preserve"> </w:t>
      </w:r>
      <w:r>
        <w:rPr/>
        <w:t>be</w:t>
      </w:r>
      <w:r>
        <w:rPr>
          <w:spacing w:val="-13"/>
        </w:rPr>
        <w:t xml:space="preserve"> </w:t>
      </w:r>
      <w:r>
        <w:rPr/>
        <w:t>marked</w:t>
      </w:r>
      <w:r>
        <w:rPr>
          <w:spacing w:val="-13"/>
        </w:rPr>
        <w:t xml:space="preserve"> </w:t>
      </w:r>
      <w:r>
        <w:rPr/>
        <w:t>by</w:t>
      </w:r>
      <w:r>
        <w:rPr>
          <w:spacing w:val="-13"/>
        </w:rPr>
        <w:t xml:space="preserve"> </w:t>
      </w:r>
      <w:r>
        <w:rPr/>
        <w:t>a</w:t>
      </w:r>
      <w:r>
        <w:rPr>
          <w:spacing w:val="-13"/>
        </w:rPr>
        <w:t xml:space="preserve"> </w:t>
      </w:r>
      <w:r>
        <w:rPr/>
        <w:t>star</w:t>
      </w:r>
      <w:r>
        <w:rPr>
          <w:spacing w:val="-13"/>
        </w:rPr>
        <w:t xml:space="preserve"> </w:t>
      </w:r>
      <w:r>
        <w:rPr/>
        <w:t>sign,</w:t>
      </w:r>
      <w:r>
        <w:rPr>
          <w:spacing w:val="-12"/>
        </w:rPr>
        <w:t xml:space="preserve"> </w:t>
      </w:r>
      <w:r>
        <w:rPr/>
        <w:t xml:space="preserve">meaning that the technology is recommended based on the supplied OW defined in the previous step. </w:t>
      </w:r>
      <w:r>
        <w:rPr>
          <w:spacing w:val="-6"/>
        </w:rPr>
        <w:t xml:space="preserve">In </w:t>
      </w:r>
      <w:r>
        <w:rPr/>
        <w:t>step 4, consumer data specification, some products will be marked by a star sign, meaning that this product is recommended based on the technology data specified in the previous</w:t>
      </w:r>
      <w:r>
        <w:rPr>
          <w:spacing w:val="-37"/>
        </w:rPr>
        <w:t xml:space="preserve"> </w:t>
      </w:r>
      <w:r>
        <w:rPr/>
        <w:t>step.</w:t>
      </w:r>
    </w:p>
    <w:p>
      <w:pPr>
        <w:pStyle w:val="TextBody"/>
        <w:spacing w:before="3" w:after="0"/>
        <w:rPr>
          <w:sz w:val="25"/>
        </w:rPr>
      </w:pPr>
      <w:r>
        <w:rPr>
          <w:sz w:val="25"/>
        </w:rPr>
      </w:r>
    </w:p>
    <w:p>
      <w:pPr>
        <w:pStyle w:val="Heading2"/>
        <w:numPr>
          <w:ilvl w:val="1"/>
          <w:numId w:val="3"/>
        </w:numPr>
        <w:tabs>
          <w:tab w:val="clear" w:pos="720"/>
          <w:tab w:val="left" w:pos="693" w:leader="none"/>
          <w:tab w:val="left" w:pos="694" w:leader="none"/>
        </w:tabs>
        <w:ind w:left="693" w:hanging="539"/>
        <w:rPr/>
      </w:pPr>
      <w:bookmarkStart w:id="65" w:name="Edit_a_Model_-_Transportation"/>
      <w:bookmarkStart w:id="66" w:name="_bookmark45"/>
      <w:bookmarkEnd w:id="65"/>
      <w:bookmarkEnd w:id="66"/>
      <w:r>
        <w:rPr/>
        <w:t>Edit a Model -</w:t>
      </w:r>
      <w:r>
        <w:rPr>
          <w:spacing w:val="-6"/>
        </w:rPr>
        <w:t xml:space="preserve"> </w:t>
      </w:r>
      <w:r>
        <w:rPr/>
        <w:t>Transportation</w:t>
      </w:r>
    </w:p>
    <w:p>
      <w:pPr>
        <w:pStyle w:val="TextBody"/>
        <w:spacing w:lineRule="auto" w:line="280" w:before="204" w:after="0"/>
        <w:ind w:left="155" w:right="335" w:hanging="0"/>
        <w:jc w:val="both"/>
        <w:rPr/>
      </w:pPr>
      <w:r>
        <w:rPr/>
        <w:t xml:space="preserve">Once the user specifies the </w:t>
      </w:r>
      <w:r>
        <w:rPr>
          <w:spacing w:val="-4"/>
        </w:rPr>
        <w:t xml:space="preserve">supply, </w:t>
      </w:r>
      <w:r>
        <w:rPr>
          <w:spacing w:val="-3"/>
        </w:rPr>
        <w:t xml:space="preserve">technology, </w:t>
      </w:r>
      <w:r>
        <w:rPr/>
        <w:t xml:space="preserve">and demand data, step 5, transportation data will </w:t>
      </w:r>
      <w:r>
        <w:rPr>
          <w:spacing w:val="-6"/>
        </w:rPr>
        <w:t xml:space="preserve">be </w:t>
      </w:r>
      <w:r>
        <w:rPr/>
        <w:t xml:space="preserve">available for users. The interface is shown in Figure </w:t>
      </w:r>
      <w:hyperlink w:anchor="_bookmark46">
        <w:r>
          <w:rPr>
            <w:color w:val="0000FF"/>
          </w:rPr>
          <w:t>24</w:t>
        </w:r>
      </w:hyperlink>
      <w:r>
        <w:rPr/>
        <w:t>. Here we provide five editing options:</w:t>
      </w:r>
    </w:p>
    <w:p>
      <w:pPr>
        <w:pStyle w:val="ListParagraph"/>
        <w:numPr>
          <w:ilvl w:val="0"/>
          <w:numId w:val="2"/>
        </w:numPr>
        <w:tabs>
          <w:tab w:val="clear" w:pos="720"/>
          <w:tab w:val="left" w:pos="375" w:leader="none"/>
        </w:tabs>
        <w:spacing w:lineRule="auto" w:line="280" w:before="118" w:after="0"/>
        <w:ind w:left="701" w:right="335" w:hanging="546"/>
        <w:rPr/>
      </w:pPr>
      <w:r>
        <w:rPr/>
        <w:t>Skip: do not modify transportation data and assume that any link between pair of nodes is avail- able;</w:t>
      </w:r>
    </w:p>
    <w:p>
      <w:pPr>
        <w:pStyle w:val="ListParagraph"/>
        <w:numPr>
          <w:ilvl w:val="0"/>
          <w:numId w:val="2"/>
        </w:numPr>
        <w:tabs>
          <w:tab w:val="clear" w:pos="720"/>
          <w:tab w:val="left" w:pos="375" w:leader="none"/>
        </w:tabs>
        <w:spacing w:lineRule="auto" w:line="280" w:before="154" w:after="0"/>
        <w:ind w:left="701" w:right="335" w:hanging="546"/>
        <w:rPr/>
      </w:pPr>
      <w:r>
        <w:rPr/>
        <w:t>Generate</w:t>
      </w:r>
      <w:r>
        <w:rPr>
          <w:spacing w:val="-11"/>
        </w:rPr>
        <w:t xml:space="preserve"> </w:t>
      </w:r>
      <w:r>
        <w:rPr/>
        <w:t>Transportation</w:t>
      </w:r>
      <w:r>
        <w:rPr>
          <w:spacing w:val="-10"/>
        </w:rPr>
        <w:t xml:space="preserve"> </w:t>
      </w:r>
      <w:r>
        <w:rPr/>
        <w:t>Routes:</w:t>
      </w:r>
      <w:r>
        <w:rPr>
          <w:spacing w:val="1"/>
        </w:rPr>
        <w:t xml:space="preserve"> </w:t>
      </w:r>
      <w:r>
        <w:rPr/>
        <w:t>based</w:t>
      </w:r>
      <w:r>
        <w:rPr>
          <w:spacing w:val="-10"/>
        </w:rPr>
        <w:t xml:space="preserve"> </w:t>
      </w:r>
      <w:r>
        <w:rPr/>
        <w:t>on</w:t>
      </w:r>
      <w:r>
        <w:rPr>
          <w:spacing w:val="-10"/>
        </w:rPr>
        <w:t xml:space="preserve"> </w:t>
      </w:r>
      <w:r>
        <w:rPr/>
        <w:t>the</w:t>
      </w:r>
      <w:r>
        <w:rPr>
          <w:spacing w:val="-11"/>
        </w:rPr>
        <w:t xml:space="preserve"> </w:t>
      </w:r>
      <w:r>
        <w:rPr/>
        <w:t>defined</w:t>
      </w:r>
      <w:r>
        <w:rPr>
          <w:spacing w:val="-10"/>
        </w:rPr>
        <w:t xml:space="preserve"> </w:t>
      </w:r>
      <w:r>
        <w:rPr/>
        <w:t>data</w:t>
      </w:r>
      <w:r>
        <w:rPr>
          <w:spacing w:val="-10"/>
        </w:rPr>
        <w:t xml:space="preserve"> </w:t>
      </w:r>
      <w:r>
        <w:rPr/>
        <w:t>in</w:t>
      </w:r>
      <w:r>
        <w:rPr>
          <w:spacing w:val="-10"/>
        </w:rPr>
        <w:t xml:space="preserve"> </w:t>
      </w:r>
      <w:r>
        <w:rPr/>
        <w:t>previous</w:t>
      </w:r>
      <w:r>
        <w:rPr>
          <w:spacing w:val="-10"/>
        </w:rPr>
        <w:t xml:space="preserve"> </w:t>
      </w:r>
      <w:r>
        <w:rPr/>
        <w:t>steps,</w:t>
      </w:r>
      <w:r>
        <w:rPr>
          <w:spacing w:val="-11"/>
        </w:rPr>
        <w:t xml:space="preserve"> </w:t>
      </w:r>
      <w:r>
        <w:rPr/>
        <w:t>generate</w:t>
      </w:r>
      <w:r>
        <w:rPr>
          <w:spacing w:val="-10"/>
        </w:rPr>
        <w:t xml:space="preserve"> </w:t>
      </w:r>
      <w:r>
        <w:rPr/>
        <w:t>all</w:t>
      </w:r>
      <w:r>
        <w:rPr>
          <w:spacing w:val="-10"/>
        </w:rPr>
        <w:t xml:space="preserve"> </w:t>
      </w:r>
      <w:r>
        <w:rPr/>
        <w:t>possible transportation routes for all</w:t>
      </w:r>
      <w:r>
        <w:rPr>
          <w:spacing w:val="-6"/>
        </w:rPr>
        <w:t xml:space="preserve"> </w:t>
      </w:r>
      <w:r>
        <w:rPr/>
        <w:t>products;</w:t>
      </w:r>
    </w:p>
    <w:p>
      <w:pPr>
        <w:pStyle w:val="ListParagraph"/>
        <w:numPr>
          <w:ilvl w:val="0"/>
          <w:numId w:val="2"/>
        </w:numPr>
        <w:tabs>
          <w:tab w:val="clear" w:pos="720"/>
          <w:tab w:val="left" w:pos="375" w:leader="none"/>
        </w:tabs>
        <w:spacing w:lineRule="auto" w:line="280" w:before="155" w:after="0"/>
        <w:ind w:left="701" w:right="335" w:hanging="546"/>
        <w:rPr/>
      </w:pPr>
      <w:r>
        <w:rPr/>
        <w:t>Read</w:t>
      </w:r>
      <w:r>
        <w:rPr>
          <w:spacing w:val="-19"/>
        </w:rPr>
        <w:t xml:space="preserve"> </w:t>
      </w:r>
      <w:r>
        <w:rPr/>
        <w:t>Transportation</w:t>
      </w:r>
      <w:r>
        <w:rPr>
          <w:spacing w:val="-18"/>
        </w:rPr>
        <w:t xml:space="preserve"> </w:t>
      </w:r>
      <w:r>
        <w:rPr/>
        <w:t>Data:</w:t>
      </w:r>
      <w:r>
        <w:rPr>
          <w:spacing w:val="-3"/>
        </w:rPr>
        <w:t xml:space="preserve"> </w:t>
      </w:r>
      <w:r>
        <w:rPr/>
        <w:t>if</w:t>
      </w:r>
      <w:r>
        <w:rPr>
          <w:spacing w:val="-18"/>
        </w:rPr>
        <w:t xml:space="preserve"> </w:t>
      </w:r>
      <w:r>
        <w:rPr/>
        <w:t>the</w:t>
      </w:r>
      <w:r>
        <w:rPr>
          <w:spacing w:val="-18"/>
        </w:rPr>
        <w:t xml:space="preserve"> </w:t>
      </w:r>
      <w:r>
        <w:rPr/>
        <w:t>user</w:t>
      </w:r>
      <w:r>
        <w:rPr>
          <w:spacing w:val="-18"/>
        </w:rPr>
        <w:t xml:space="preserve"> </w:t>
      </w:r>
      <w:r>
        <w:rPr/>
        <w:t>has</w:t>
      </w:r>
      <w:r>
        <w:rPr>
          <w:spacing w:val="-18"/>
        </w:rPr>
        <w:t xml:space="preserve"> </w:t>
      </w:r>
      <w:r>
        <w:rPr/>
        <w:t>modified</w:t>
      </w:r>
      <w:r>
        <w:rPr>
          <w:spacing w:val="-18"/>
        </w:rPr>
        <w:t xml:space="preserve"> </w:t>
      </w:r>
      <w:r>
        <w:rPr/>
        <w:t>transportation</w:t>
      </w:r>
      <w:r>
        <w:rPr>
          <w:spacing w:val="-18"/>
        </w:rPr>
        <w:t xml:space="preserve"> </w:t>
      </w:r>
      <w:r>
        <w:rPr/>
        <w:t>data</w:t>
      </w:r>
      <w:r>
        <w:rPr>
          <w:spacing w:val="-18"/>
        </w:rPr>
        <w:t xml:space="preserve"> </w:t>
      </w:r>
      <w:r>
        <w:rPr/>
        <w:t>before,</w:t>
      </w:r>
      <w:r>
        <w:rPr>
          <w:spacing w:val="-17"/>
        </w:rPr>
        <w:t xml:space="preserve"> </w:t>
      </w:r>
      <w:r>
        <w:rPr/>
        <w:t>read</w:t>
      </w:r>
      <w:r>
        <w:rPr>
          <w:spacing w:val="-18"/>
        </w:rPr>
        <w:t xml:space="preserve"> </w:t>
      </w:r>
      <w:r>
        <w:rPr/>
        <w:t>those</w:t>
      </w:r>
      <w:r>
        <w:rPr>
          <w:spacing w:val="-18"/>
        </w:rPr>
        <w:t xml:space="preserve"> </w:t>
      </w:r>
      <w:r>
        <w:rPr/>
        <w:t>data</w:t>
      </w:r>
      <w:r>
        <w:rPr>
          <w:spacing w:val="-18"/>
        </w:rPr>
        <w:t xml:space="preserve"> </w:t>
      </w:r>
      <w:r>
        <w:rPr>
          <w:spacing w:val="-4"/>
        </w:rPr>
        <w:t xml:space="preserve">from </w:t>
      </w:r>
      <w:r>
        <w:rPr/>
        <w:t>stored files on the</w:t>
      </w:r>
      <w:r>
        <w:rPr>
          <w:spacing w:val="-5"/>
        </w:rPr>
        <w:t xml:space="preserve"> </w:t>
      </w:r>
      <w:r>
        <w:rPr/>
        <w:t>server;</w:t>
      </w:r>
    </w:p>
    <w:p>
      <w:pPr>
        <w:pStyle w:val="ListParagraph"/>
        <w:numPr>
          <w:ilvl w:val="0"/>
          <w:numId w:val="2"/>
        </w:numPr>
        <w:tabs>
          <w:tab w:val="clear" w:pos="720"/>
          <w:tab w:val="left" w:pos="375" w:leader="none"/>
        </w:tabs>
        <w:spacing w:before="154" w:after="0"/>
        <w:ind w:left="374" w:hanging="220"/>
        <w:rPr/>
      </w:pPr>
      <w:r>
        <w:rPr/>
        <w:t>Recover all Routes: abandon all changes made to the transportation</w:t>
      </w:r>
      <w:r>
        <w:rPr>
          <w:spacing w:val="-7"/>
        </w:rPr>
        <w:t xml:space="preserve"> </w:t>
      </w:r>
      <w:r>
        <w:rPr/>
        <w:t>data;</w:t>
      </w:r>
    </w:p>
    <w:p>
      <w:pPr>
        <w:pStyle w:val="ListParagraph"/>
        <w:numPr>
          <w:ilvl w:val="0"/>
          <w:numId w:val="2"/>
        </w:numPr>
        <w:tabs>
          <w:tab w:val="clear" w:pos="720"/>
          <w:tab w:val="left" w:pos="375" w:leader="none"/>
        </w:tabs>
        <w:spacing w:before="207" w:after="0"/>
        <w:ind w:left="374" w:hanging="220"/>
        <w:rPr/>
      </w:pPr>
      <w:r>
        <w:rPr/>
        <w:t>Distance Filter: apply a filter to filt transportation routes based on the</w:t>
      </w:r>
      <w:r>
        <w:rPr>
          <w:spacing w:val="-16"/>
        </w:rPr>
        <w:t xml:space="preserve"> </w:t>
      </w:r>
      <w:r>
        <w:rPr/>
        <w:t>distance.</w:t>
      </w:r>
    </w:p>
    <w:p>
      <w:pPr>
        <w:pStyle w:val="TextBody"/>
        <w:spacing w:before="5" w:after="0"/>
        <w:rPr>
          <w:sz w:val="39"/>
        </w:rPr>
      </w:pPr>
      <w:r>
        <w:rPr>
          <w:sz w:val="39"/>
        </w:rPr>
      </w:r>
    </w:p>
    <w:p>
      <w:pPr>
        <w:pStyle w:val="TextBody"/>
        <w:spacing w:lineRule="auto" w:line="280"/>
        <w:ind w:left="155" w:right="335" w:hanging="0"/>
        <w:jc w:val="both"/>
        <w:rPr/>
      </w:pPr>
      <w:r>
        <w:rPr>
          <w:b/>
        </w:rPr>
        <w:t xml:space="preserve">Skip </w:t>
      </w:r>
      <w:r>
        <w:rPr/>
        <w:t>The skip function is usually recommended when there is no specific reason (e.g., transporta- tion between a certain pair of nodes is not realistic) to delete any of the routes. Another situation is that, for large problems (with more than 200 nodes on the map and more than 10 feedstocks/prod- ucts in the problem), generating and loading transportation data can be time-consuming, and other operations, such as distance filter, can also be computationally heavy for common browsers.</w:t>
      </w:r>
    </w:p>
    <w:p>
      <w:pPr>
        <w:pStyle w:val="TextBody"/>
        <w:spacing w:before="8" w:after="0"/>
        <w:rPr>
          <w:sz w:val="25"/>
        </w:rPr>
      </w:pPr>
      <w:r>
        <w:rPr>
          <w:sz w:val="25"/>
        </w:rPr>
      </w:r>
    </w:p>
    <w:p>
      <w:pPr>
        <w:sectPr>
          <w:headerReference w:type="default" r:id="rId110"/>
          <w:footerReference w:type="default" r:id="rId111"/>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ind w:left="155" w:right="333" w:hanging="0"/>
        <w:jc w:val="both"/>
        <w:rPr/>
      </w:pPr>
      <w:r>
        <w:rPr>
          <w:b/>
        </w:rPr>
        <w:t>Generate Transportation Data</w:t>
      </w:r>
      <w:r>
        <w:rPr>
          <w:b/>
          <w:spacing w:val="5"/>
        </w:rPr>
        <w:t xml:space="preserve"> </w:t>
      </w:r>
      <w:r>
        <w:rPr/>
        <w:t xml:space="preserve">Based on the </w:t>
      </w:r>
      <w:r>
        <w:rPr>
          <w:spacing w:val="-4"/>
        </w:rPr>
        <w:t xml:space="preserve">supply, </w:t>
      </w:r>
      <w:r>
        <w:rPr>
          <w:spacing w:val="-3"/>
        </w:rPr>
        <w:t xml:space="preserve">technology, </w:t>
      </w:r>
      <w:r>
        <w:rPr/>
        <w:t>and consumer data defined in pre- vious</w:t>
      </w:r>
      <w:r>
        <w:rPr>
          <w:spacing w:val="-8"/>
        </w:rPr>
        <w:t xml:space="preserve"> </w:t>
      </w:r>
      <w:r>
        <w:rPr/>
        <w:t>steps,</w:t>
      </w:r>
      <w:r>
        <w:rPr>
          <w:spacing w:val="-7"/>
        </w:rPr>
        <w:t xml:space="preserve"> </w:t>
      </w:r>
      <w:r>
        <w:rPr/>
        <w:t>all</w:t>
      </w:r>
      <w:r>
        <w:rPr>
          <w:spacing w:val="-7"/>
        </w:rPr>
        <w:t xml:space="preserve"> </w:t>
      </w:r>
      <w:r>
        <w:rPr/>
        <w:t>possible</w:t>
      </w:r>
      <w:r>
        <w:rPr>
          <w:spacing w:val="-8"/>
        </w:rPr>
        <w:t xml:space="preserve"> </w:t>
      </w:r>
      <w:r>
        <w:rPr/>
        <w:t>transportation</w:t>
      </w:r>
      <w:r>
        <w:rPr>
          <w:spacing w:val="-7"/>
        </w:rPr>
        <w:t xml:space="preserve"> </w:t>
      </w:r>
      <w:r>
        <w:rPr/>
        <w:t>routes</w:t>
      </w:r>
      <w:r>
        <w:rPr>
          <w:spacing w:val="-8"/>
        </w:rPr>
        <w:t xml:space="preserve"> </w:t>
      </w:r>
      <w:r>
        <w:rPr/>
        <w:t>are</w:t>
      </w:r>
      <w:r>
        <w:rPr>
          <w:spacing w:val="-8"/>
        </w:rPr>
        <w:t xml:space="preserve"> </w:t>
      </w:r>
      <w:r>
        <w:rPr/>
        <w:t>generated</w:t>
      </w:r>
      <w:r>
        <w:rPr>
          <w:spacing w:val="-7"/>
        </w:rPr>
        <w:t xml:space="preserve"> </w:t>
      </w:r>
      <w:r>
        <w:rPr/>
        <w:t>for</w:t>
      </w:r>
      <w:r>
        <w:rPr>
          <w:spacing w:val="-8"/>
        </w:rPr>
        <w:t xml:space="preserve"> </w:t>
      </w:r>
      <w:r>
        <w:rPr/>
        <w:t>all</w:t>
      </w:r>
      <w:r>
        <w:rPr>
          <w:spacing w:val="-7"/>
        </w:rPr>
        <w:t xml:space="preserve"> </w:t>
      </w:r>
      <w:r>
        <w:rPr/>
        <w:t>products</w:t>
      </w:r>
      <w:r>
        <w:rPr>
          <w:spacing w:val="-8"/>
        </w:rPr>
        <w:t xml:space="preserve"> </w:t>
      </w:r>
      <w:r>
        <w:rPr/>
        <w:t>automatically.</w:t>
      </w:r>
      <w:r>
        <w:rPr>
          <w:spacing w:val="8"/>
        </w:rPr>
        <w:t xml:space="preserve"> </w:t>
      </w:r>
      <w:r>
        <w:rPr>
          <w:spacing w:val="-3"/>
        </w:rPr>
        <w:t xml:space="preserve">Basically, </w:t>
      </w:r>
      <w:r>
        <w:rPr/>
        <w:t>for</w:t>
      </w:r>
      <w:r>
        <w:rPr>
          <w:spacing w:val="-18"/>
        </w:rPr>
        <w:t xml:space="preserve"> </w:t>
      </w:r>
      <w:r>
        <w:rPr/>
        <w:t>a</w:t>
      </w:r>
      <w:r>
        <w:rPr>
          <w:spacing w:val="-17"/>
        </w:rPr>
        <w:t xml:space="preserve"> </w:t>
      </w:r>
      <w:r>
        <w:rPr/>
        <w:t>specific</w:t>
      </w:r>
      <w:r>
        <w:rPr>
          <w:spacing w:val="-17"/>
        </w:rPr>
        <w:t xml:space="preserve"> </w:t>
      </w:r>
      <w:r>
        <w:rPr/>
        <w:t>product,</w:t>
      </w:r>
      <w:r>
        <w:rPr>
          <w:spacing w:val="-15"/>
        </w:rPr>
        <w:t xml:space="preserve"> </w:t>
      </w:r>
      <w:r>
        <w:rPr/>
        <w:t>if</w:t>
      </w:r>
      <w:r>
        <w:rPr>
          <w:spacing w:val="-17"/>
        </w:rPr>
        <w:t xml:space="preserve"> </w:t>
      </w:r>
      <w:r>
        <w:rPr/>
        <w:t>one</w:t>
      </w:r>
      <w:r>
        <w:rPr>
          <w:spacing w:val="-17"/>
        </w:rPr>
        <w:t xml:space="preserve"> </w:t>
      </w:r>
      <w:r>
        <w:rPr/>
        <w:t>node</w:t>
      </w:r>
      <w:r>
        <w:rPr>
          <w:spacing w:val="-17"/>
        </w:rPr>
        <w:t xml:space="preserve"> </w:t>
      </w:r>
      <w:r>
        <w:rPr/>
        <w:t>can</w:t>
      </w:r>
      <w:r>
        <w:rPr>
          <w:spacing w:val="-17"/>
        </w:rPr>
        <w:t xml:space="preserve"> </w:t>
      </w:r>
      <w:r>
        <w:rPr/>
        <w:t>supply</w:t>
      </w:r>
      <w:r>
        <w:rPr>
          <w:spacing w:val="-18"/>
        </w:rPr>
        <w:t xml:space="preserve"> </w:t>
      </w:r>
      <w:r>
        <w:rPr/>
        <w:t>that</w:t>
      </w:r>
      <w:r>
        <w:rPr>
          <w:spacing w:val="-17"/>
        </w:rPr>
        <w:t xml:space="preserve"> </w:t>
      </w:r>
      <w:r>
        <w:rPr/>
        <w:t>product</w:t>
      </w:r>
      <w:r>
        <w:rPr>
          <w:spacing w:val="-17"/>
        </w:rPr>
        <w:t xml:space="preserve"> </w:t>
      </w:r>
      <w:r>
        <w:rPr/>
        <w:t>or</w:t>
      </w:r>
      <w:r>
        <w:rPr>
          <w:spacing w:val="-17"/>
        </w:rPr>
        <w:t xml:space="preserve"> </w:t>
      </w:r>
      <w:r>
        <w:rPr/>
        <w:t>to</w:t>
      </w:r>
      <w:r>
        <w:rPr>
          <w:spacing w:val="-17"/>
        </w:rPr>
        <w:t xml:space="preserve"> </w:t>
      </w:r>
      <w:r>
        <w:rPr/>
        <w:t>generate</w:t>
      </w:r>
      <w:r>
        <w:rPr>
          <w:spacing w:val="-17"/>
        </w:rPr>
        <w:t xml:space="preserve"> </w:t>
      </w:r>
      <w:r>
        <w:rPr/>
        <w:t>that</w:t>
      </w:r>
      <w:r>
        <w:rPr>
          <w:spacing w:val="-17"/>
        </w:rPr>
        <w:t xml:space="preserve"> </w:t>
      </w:r>
      <w:r>
        <w:rPr/>
        <w:t>product</w:t>
      </w:r>
      <w:r>
        <w:rPr>
          <w:spacing w:val="-17"/>
        </w:rPr>
        <w:t xml:space="preserve"> </w:t>
      </w:r>
      <w:r>
        <w:rPr/>
        <w:t>from</w:t>
      </w:r>
      <w:r>
        <w:rPr>
          <w:spacing w:val="-17"/>
        </w:rPr>
        <w:t xml:space="preserve"> </w:t>
      </w:r>
      <w:r>
        <w:rPr/>
        <w:t>some</w:t>
      </w:r>
      <w:r>
        <w:rPr>
          <w:spacing w:val="-17"/>
        </w:rPr>
        <w:t xml:space="preserve"> </w:t>
      </w:r>
      <w:r>
        <w:rPr/>
        <w:t xml:space="preserve">tech- </w:t>
      </w:r>
      <w:r>
        <w:rPr>
          <w:spacing w:val="-4"/>
        </w:rPr>
        <w:t xml:space="preserve">nology, </w:t>
      </w:r>
      <w:r>
        <w:rPr/>
        <w:t>and another node can demand that product or to consume that product in some</w:t>
      </w:r>
      <w:r>
        <w:rPr>
          <w:spacing w:val="-33"/>
        </w:rPr>
        <w:t xml:space="preserve"> </w:t>
      </w:r>
      <w:r>
        <w:rPr>
          <w:spacing w:val="-3"/>
        </w:rPr>
        <w:t xml:space="preserve">technology, </w:t>
      </w:r>
      <w:r>
        <w:rPr/>
        <w:t>then</w:t>
      </w:r>
      <w:r>
        <w:rPr>
          <w:spacing w:val="-13"/>
        </w:rPr>
        <w:t xml:space="preserve"> </w:t>
      </w:r>
      <w:r>
        <w:rPr/>
        <w:t>there</w:t>
      </w:r>
      <w:r>
        <w:rPr>
          <w:spacing w:val="-12"/>
        </w:rPr>
        <w:t xml:space="preserve"> </w:t>
      </w:r>
      <w:r>
        <w:rPr/>
        <w:t>should</w:t>
      </w:r>
      <w:r>
        <w:rPr>
          <w:spacing w:val="-12"/>
        </w:rPr>
        <w:t xml:space="preserve"> </w:t>
      </w:r>
      <w:r>
        <w:rPr/>
        <w:t>be</w:t>
      </w:r>
      <w:r>
        <w:rPr>
          <w:spacing w:val="-13"/>
        </w:rPr>
        <w:t xml:space="preserve"> </w:t>
      </w:r>
      <w:r>
        <w:rPr/>
        <w:t>a</w:t>
      </w:r>
      <w:r>
        <w:rPr>
          <w:spacing w:val="-12"/>
        </w:rPr>
        <w:t xml:space="preserve"> </w:t>
      </w:r>
      <w:r>
        <w:rPr/>
        <w:t>possible</w:t>
      </w:r>
      <w:r>
        <w:rPr>
          <w:spacing w:val="-12"/>
        </w:rPr>
        <w:t xml:space="preserve"> </w:t>
      </w:r>
      <w:r>
        <w:rPr/>
        <w:t>transportation</w:t>
      </w:r>
      <w:r>
        <w:rPr>
          <w:spacing w:val="-13"/>
        </w:rPr>
        <w:t xml:space="preserve"> </w:t>
      </w:r>
      <w:r>
        <w:rPr/>
        <w:t>route</w:t>
      </w:r>
      <w:r>
        <w:rPr>
          <w:spacing w:val="-12"/>
        </w:rPr>
        <w:t xml:space="preserve"> </w:t>
      </w:r>
      <w:r>
        <w:rPr/>
        <w:t>between</w:t>
      </w:r>
      <w:r>
        <w:rPr>
          <w:spacing w:val="-13"/>
        </w:rPr>
        <w:t xml:space="preserve"> </w:t>
      </w:r>
      <w:r>
        <w:rPr/>
        <w:t>this</w:t>
      </w:r>
      <w:r>
        <w:rPr>
          <w:spacing w:val="-12"/>
        </w:rPr>
        <w:t xml:space="preserve"> </w:t>
      </w:r>
      <w:r>
        <w:rPr/>
        <w:t>pair</w:t>
      </w:r>
      <w:r>
        <w:rPr>
          <w:spacing w:val="-12"/>
        </w:rPr>
        <w:t xml:space="preserve"> </w:t>
      </w:r>
      <w:r>
        <w:rPr/>
        <w:t>of</w:t>
      </w:r>
      <w:r>
        <w:rPr>
          <w:spacing w:val="-13"/>
        </w:rPr>
        <w:t xml:space="preserve"> </w:t>
      </w:r>
      <w:r>
        <w:rPr/>
        <w:t>nodes.</w:t>
      </w:r>
      <w:r>
        <w:rPr>
          <w:spacing w:val="2"/>
        </w:rPr>
        <w:t xml:space="preserve"> </w:t>
      </w:r>
      <w:r>
        <w:rPr/>
        <w:t>Those</w:t>
      </w:r>
      <w:r>
        <w:rPr>
          <w:spacing w:val="-12"/>
        </w:rPr>
        <w:t xml:space="preserve"> </w:t>
      </w:r>
      <w:r>
        <w:rPr/>
        <w:t>transportation data are written in the form of a series of matrices in csv</w:t>
      </w:r>
      <w:r>
        <w:rPr>
          <w:spacing w:val="-22"/>
        </w:rPr>
        <w:t xml:space="preserve"> </w:t>
      </w:r>
      <w:r>
        <w:rPr/>
        <w:t>files.</w:t>
      </w:r>
    </w:p>
    <w:p>
      <w:pPr>
        <w:pStyle w:val="TextBody"/>
        <w:rPr>
          <w:sz w:val="20"/>
        </w:rPr>
      </w:pPr>
      <w:r>
        <w:rPr>
          <w:sz w:val="20"/>
        </w:rPr>
      </w:r>
    </w:p>
    <w:p>
      <w:pPr>
        <w:pStyle w:val="TextBody"/>
        <w:spacing w:before="7" w:after="0"/>
        <w:rPr>
          <w:sz w:val="20"/>
        </w:rPr>
      </w:pPr>
      <w:r>
        <w:rPr>
          <w:sz w:val="20"/>
        </w:rPr>
      </w:r>
    </w:p>
    <w:p>
      <w:pPr>
        <w:pStyle w:val="TextBody"/>
        <w:ind w:left="177" w:hanging="0"/>
        <w:rPr>
          <w:sz w:val="20"/>
        </w:rPr>
      </w:pPr>
      <w:r>
        <w:rPr/>
        <w:drawing>
          <wp:inline distT="0" distB="0" distL="0" distR="0">
            <wp:extent cx="6122035" cy="2903220"/>
            <wp:effectExtent l="0" t="0" r="0" b="0"/>
            <wp:docPr id="105" name="image6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61.jpeg" descr=""/>
                    <pic:cNvPicPr>
                      <a:picLocks noChangeAspect="1" noChangeArrowheads="1"/>
                    </pic:cNvPicPr>
                  </pic:nvPicPr>
                  <pic:blipFill>
                    <a:blip r:embed="rId112"/>
                    <a:stretch>
                      <a:fillRect/>
                    </a:stretch>
                  </pic:blipFill>
                  <pic:spPr bwMode="auto">
                    <a:xfrm>
                      <a:off x="0" y="0"/>
                      <a:ext cx="6122035" cy="2903220"/>
                    </a:xfrm>
                    <a:prstGeom prst="rect">
                      <a:avLst/>
                    </a:prstGeom>
                  </pic:spPr>
                </pic:pic>
              </a:graphicData>
            </a:graphic>
          </wp:inline>
        </w:drawing>
      </w:r>
    </w:p>
    <w:p>
      <w:pPr>
        <w:pStyle w:val="TextBody"/>
        <w:spacing w:before="5" w:after="0"/>
        <w:rPr>
          <w:sz w:val="10"/>
        </w:rPr>
      </w:pPr>
      <w:r>
        <w:rPr>
          <w:sz w:val="10"/>
        </w:rPr>
      </w:r>
    </w:p>
    <w:p>
      <w:pPr>
        <w:pStyle w:val="Normal"/>
        <w:spacing w:before="95" w:after="0"/>
        <w:ind w:left="373" w:right="550" w:hanging="0"/>
        <w:jc w:val="center"/>
        <w:rPr/>
      </w:pPr>
      <w:bookmarkStart w:id="67" w:name="_bookmark46"/>
      <w:bookmarkEnd w:id="67"/>
      <w:r>
        <w:rPr>
          <w:b/>
        </w:rPr>
        <w:t xml:space="preserve">Figure 24: </w:t>
      </w:r>
      <w:r>
        <w:rPr/>
        <w:t>Interface of transportation data</w:t>
      </w:r>
    </w:p>
    <w:p>
      <w:pPr>
        <w:pStyle w:val="TextBody"/>
        <w:spacing w:before="4" w:after="0"/>
        <w:rPr>
          <w:sz w:val="33"/>
        </w:rPr>
      </w:pPr>
      <w:r>
        <w:rPr>
          <w:sz w:val="33"/>
        </w:rPr>
      </w:r>
    </w:p>
    <w:p>
      <w:pPr>
        <w:pStyle w:val="TextBody"/>
        <w:spacing w:lineRule="auto" w:line="280"/>
        <w:ind w:left="155" w:right="333" w:hanging="0"/>
        <w:jc w:val="both"/>
        <w:rPr/>
      </w:pPr>
      <w:r>
        <w:rPr>
          <w:b/>
        </w:rPr>
        <w:t xml:space="preserve">Read Transportation Data </w:t>
      </w:r>
      <w:r>
        <w:rPr/>
        <w:t>If the user has generated and modified the transportation data before, using this option can quickly reload the saved transportation matrix from the server. This option is disabled if there is no transportation data available on the server.</w:t>
      </w:r>
    </w:p>
    <w:p>
      <w:pPr>
        <w:pStyle w:val="TextBody"/>
        <w:spacing w:before="2" w:after="0"/>
        <w:rPr>
          <w:sz w:val="26"/>
        </w:rPr>
      </w:pPr>
      <w:r>
        <w:rPr>
          <w:sz w:val="26"/>
        </w:rPr>
      </w:r>
    </w:p>
    <w:p>
      <w:pPr>
        <w:pStyle w:val="TextBody"/>
        <w:spacing w:lineRule="auto" w:line="280"/>
        <w:ind w:left="155" w:right="334" w:hanging="0"/>
        <w:jc w:val="both"/>
        <w:rPr/>
      </w:pPr>
      <w:r>
        <w:rPr>
          <w:b/>
        </w:rPr>
        <w:t xml:space="preserve">Recover All Routes </w:t>
      </w:r>
      <w:r>
        <w:rPr/>
        <w:t>This is to redo any operations the user has conducted after generating or read- ing transportation data.</w:t>
      </w:r>
    </w:p>
    <w:p>
      <w:pPr>
        <w:pStyle w:val="TextBody"/>
        <w:spacing w:before="2" w:after="0"/>
        <w:rPr>
          <w:sz w:val="26"/>
        </w:rPr>
      </w:pPr>
      <w:r>
        <w:rPr>
          <w:sz w:val="26"/>
        </w:rPr>
      </w:r>
    </w:p>
    <w:p>
      <w:pPr>
        <w:pStyle w:val="TextBody"/>
        <w:spacing w:lineRule="auto" w:line="280"/>
        <w:ind w:left="155" w:right="333" w:hanging="0"/>
        <w:jc w:val="both"/>
        <w:rPr/>
      </w:pPr>
      <w:r>
        <w:rPr>
          <w:b/>
        </w:rPr>
        <w:t xml:space="preserve">Distance Filter </w:t>
      </w:r>
      <w:r>
        <w:rPr/>
        <w:t>A distance filter is provided for users to remove any routes that are beyond</w:t>
      </w:r>
      <w:r>
        <w:rPr>
          <w:spacing w:val="-28"/>
        </w:rPr>
        <w:t xml:space="preserve"> </w:t>
      </w:r>
      <w:r>
        <w:rPr/>
        <w:t xml:space="preserve">empir- ical realistic distances. When clicking on this option, ADAM will quickly extract the information </w:t>
      </w:r>
      <w:r>
        <w:rPr>
          <w:spacing w:val="-6"/>
        </w:rPr>
        <w:t xml:space="preserve">of </w:t>
      </w:r>
      <w:r>
        <w:rPr/>
        <w:t xml:space="preserve">those </w:t>
      </w:r>
      <w:r>
        <w:rPr>
          <w:b/>
        </w:rPr>
        <w:t xml:space="preserve">visible routes </w:t>
      </w:r>
      <w:r>
        <w:rPr/>
        <w:t xml:space="preserve">on the map and make a </w:t>
      </w:r>
      <w:r>
        <w:rPr>
          <w:spacing w:val="-3"/>
        </w:rPr>
        <w:t xml:space="preserve">slider, </w:t>
      </w:r>
      <w:r>
        <w:rPr/>
        <w:t xml:space="preserve">as shown in Figure </w:t>
      </w:r>
      <w:hyperlink w:anchor="_bookmark47">
        <w:r>
          <w:rPr>
            <w:color w:val="0000FF"/>
          </w:rPr>
          <w:t>25</w:t>
        </w:r>
      </w:hyperlink>
      <w:r>
        <w:rPr/>
        <w:t>. The user can either move the</w:t>
      </w:r>
      <w:r>
        <w:rPr>
          <w:spacing w:val="-5"/>
        </w:rPr>
        <w:t xml:space="preserve"> </w:t>
      </w:r>
      <w:r>
        <w:rPr/>
        <w:t>slide</w:t>
      </w:r>
      <w:r>
        <w:rPr>
          <w:spacing w:val="-5"/>
        </w:rPr>
        <w:t xml:space="preserve"> </w:t>
      </w:r>
      <w:r>
        <w:rPr/>
        <w:t>bars</w:t>
      </w:r>
      <w:r>
        <w:rPr>
          <w:spacing w:val="-5"/>
        </w:rPr>
        <w:t xml:space="preserve"> </w:t>
      </w:r>
      <w:r>
        <w:rPr/>
        <w:t>or</w:t>
      </w:r>
      <w:r>
        <w:rPr>
          <w:spacing w:val="-5"/>
        </w:rPr>
        <w:t xml:space="preserve"> </w:t>
      </w:r>
      <w:r>
        <w:rPr/>
        <w:t>enter</w:t>
      </w:r>
      <w:r>
        <w:rPr>
          <w:spacing w:val="-5"/>
        </w:rPr>
        <w:t xml:space="preserve"> </w:t>
      </w:r>
      <w:r>
        <w:rPr/>
        <w:t>the</w:t>
      </w:r>
      <w:r>
        <w:rPr>
          <w:spacing w:val="-5"/>
        </w:rPr>
        <w:t xml:space="preserve"> </w:t>
      </w:r>
      <w:r>
        <w:rPr/>
        <w:t>range</w:t>
      </w:r>
      <w:r>
        <w:rPr>
          <w:spacing w:val="-5"/>
        </w:rPr>
        <w:t xml:space="preserve"> </w:t>
      </w:r>
      <w:r>
        <w:rPr/>
        <w:t>of</w:t>
      </w:r>
      <w:r>
        <w:rPr>
          <w:spacing w:val="-5"/>
        </w:rPr>
        <w:t xml:space="preserve"> </w:t>
      </w:r>
      <w:r>
        <w:rPr/>
        <w:t>transportation</w:t>
      </w:r>
      <w:r>
        <w:rPr>
          <w:spacing w:val="-5"/>
        </w:rPr>
        <w:t xml:space="preserve"> </w:t>
      </w:r>
      <w:r>
        <w:rPr/>
        <w:t>distance</w:t>
      </w:r>
      <w:r>
        <w:rPr>
          <w:spacing w:val="-5"/>
        </w:rPr>
        <w:t xml:space="preserve"> </w:t>
      </w:r>
      <w:r>
        <w:rPr/>
        <w:t>in</w:t>
      </w:r>
      <w:r>
        <w:rPr>
          <w:spacing w:val="-5"/>
        </w:rPr>
        <w:t xml:space="preserve"> </w:t>
      </w:r>
      <w:r>
        <w:rPr/>
        <w:t>the</w:t>
      </w:r>
      <w:r>
        <w:rPr>
          <w:spacing w:val="-5"/>
        </w:rPr>
        <w:t xml:space="preserve"> </w:t>
      </w:r>
      <w:r>
        <w:rPr/>
        <w:t>input</w:t>
      </w:r>
      <w:r>
        <w:rPr>
          <w:spacing w:val="-5"/>
        </w:rPr>
        <w:t xml:space="preserve"> </w:t>
      </w:r>
      <w:r>
        <w:rPr/>
        <w:t>boxes.</w:t>
      </w:r>
      <w:r>
        <w:rPr>
          <w:spacing w:val="7"/>
        </w:rPr>
        <w:t xml:space="preserve"> </w:t>
      </w:r>
      <w:r>
        <w:rPr/>
        <w:t>The</w:t>
      </w:r>
      <w:r>
        <w:rPr>
          <w:spacing w:val="-5"/>
        </w:rPr>
        <w:t xml:space="preserve"> </w:t>
      </w:r>
      <w:r>
        <w:rPr/>
        <w:t>routes</w:t>
      </w:r>
      <w:r>
        <w:rPr>
          <w:spacing w:val="-5"/>
        </w:rPr>
        <w:t xml:space="preserve"> </w:t>
      </w:r>
      <w:r>
        <w:rPr/>
        <w:t>on</w:t>
      </w:r>
      <w:r>
        <w:rPr>
          <w:spacing w:val="-5"/>
        </w:rPr>
        <w:t xml:space="preserve"> </w:t>
      </w:r>
      <w:r>
        <w:rPr/>
        <w:t>the</w:t>
      </w:r>
      <w:r>
        <w:rPr>
          <w:spacing w:val="-5"/>
        </w:rPr>
        <w:t xml:space="preserve"> map </w:t>
      </w:r>
      <w:r>
        <w:rPr/>
        <w:t xml:space="preserve">will be removed or added instantaneously. Then, the user needs to click on the red </w:t>
      </w:r>
      <w:r>
        <w:rPr>
          <w:rFonts w:ascii="Courier New" w:hAnsi="Courier New"/>
        </w:rPr>
        <w:t>Filt</w:t>
      </w:r>
      <w:r>
        <w:rPr>
          <w:rFonts w:ascii="Courier New" w:hAnsi="Courier New"/>
          <w:spacing w:val="-106"/>
        </w:rPr>
        <w:t xml:space="preserve"> </w:t>
      </w:r>
      <w:r>
        <w:rPr/>
        <w:t>button on the right to confirm to make the</w:t>
      </w:r>
      <w:r>
        <w:rPr>
          <w:spacing w:val="-10"/>
        </w:rPr>
        <w:t xml:space="preserve"> </w:t>
      </w:r>
      <w:r>
        <w:rPr/>
        <w:t>filtration.</w:t>
      </w:r>
    </w:p>
    <w:p>
      <w:pPr>
        <w:pStyle w:val="TextBody"/>
        <w:spacing w:before="4" w:after="0"/>
        <w:rPr>
          <w:sz w:val="17"/>
        </w:rPr>
      </w:pPr>
      <w:r>
        <w:rPr>
          <w:sz w:val="17"/>
        </w:rPr>
        <w:drawing>
          <wp:anchor behindDoc="0" distT="0" distB="0" distL="0" distR="0" simplePos="0" locked="0" layoutInCell="0" allowOverlap="1" relativeHeight="36">
            <wp:simplePos x="0" y="0"/>
            <wp:positionH relativeFrom="page">
              <wp:posOffset>2461895</wp:posOffset>
            </wp:positionH>
            <wp:positionV relativeFrom="paragraph">
              <wp:posOffset>161925</wp:posOffset>
            </wp:positionV>
            <wp:extent cx="2888615" cy="534035"/>
            <wp:effectExtent l="0" t="0" r="0" b="0"/>
            <wp:wrapTopAndBottom/>
            <wp:docPr id="106" name="image6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62.png" descr=""/>
                    <pic:cNvPicPr>
                      <a:picLocks noChangeAspect="1" noChangeArrowheads="1"/>
                    </pic:cNvPicPr>
                  </pic:nvPicPr>
                  <pic:blipFill>
                    <a:blip r:embed="rId113"/>
                    <a:stretch>
                      <a:fillRect/>
                    </a:stretch>
                  </pic:blipFill>
                  <pic:spPr bwMode="auto">
                    <a:xfrm>
                      <a:off x="0" y="0"/>
                      <a:ext cx="2888615" cy="534035"/>
                    </a:xfrm>
                    <a:prstGeom prst="rect">
                      <a:avLst/>
                    </a:prstGeom>
                  </pic:spPr>
                </pic:pic>
              </a:graphicData>
            </a:graphic>
          </wp:anchor>
        </w:drawing>
      </w:r>
    </w:p>
    <w:p>
      <w:pPr>
        <w:pStyle w:val="TextBody"/>
        <w:spacing w:before="6" w:after="0"/>
        <w:rPr>
          <w:sz w:val="23"/>
        </w:rPr>
      </w:pPr>
      <w:r>
        <w:rPr>
          <w:sz w:val="23"/>
        </w:rPr>
      </w:r>
    </w:p>
    <w:p>
      <w:pPr>
        <w:pStyle w:val="Normal"/>
        <w:ind w:left="373" w:right="550" w:hanging="0"/>
        <w:jc w:val="center"/>
        <w:rPr/>
      </w:pPr>
      <w:bookmarkStart w:id="68" w:name="_bookmark47"/>
      <w:bookmarkEnd w:id="68"/>
      <w:r>
        <w:rPr>
          <w:b/>
        </w:rPr>
        <w:t xml:space="preserve">Figure 25: </w:t>
      </w:r>
      <w:r>
        <w:rPr/>
        <w:t>Distance filter</w:t>
      </w:r>
    </w:p>
    <w:p>
      <w:pPr>
        <w:pStyle w:val="TextBody"/>
        <w:rPr>
          <w:sz w:val="26"/>
        </w:rPr>
      </w:pPr>
      <w:r>
        <w:rPr>
          <w:sz w:val="26"/>
        </w:rPr>
      </w:r>
    </w:p>
    <w:p>
      <w:pPr>
        <w:pStyle w:val="TextBody"/>
        <w:spacing w:before="5" w:after="0"/>
        <w:rPr>
          <w:sz w:val="25"/>
        </w:rPr>
      </w:pPr>
      <w:r>
        <w:rPr>
          <w:sz w:val="25"/>
        </w:rPr>
      </w:r>
    </w:p>
    <w:p>
      <w:pPr>
        <w:pStyle w:val="TextBody"/>
        <w:tabs>
          <w:tab w:val="clear" w:pos="720"/>
          <w:tab w:val="left" w:pos="2757" w:leader="none"/>
        </w:tabs>
        <w:spacing w:lineRule="auto" w:line="280"/>
        <w:ind w:left="155" w:right="333" w:hanging="0"/>
        <w:rPr/>
      </w:pPr>
      <w:r>
        <w:rPr>
          <w:b/>
        </w:rPr>
        <w:t>Remove a</w:t>
      </w:r>
      <w:r>
        <w:rPr>
          <w:b/>
          <w:spacing w:val="32"/>
        </w:rPr>
        <w:t xml:space="preserve"> </w:t>
      </w:r>
      <w:r>
        <w:rPr>
          <w:b/>
        </w:rPr>
        <w:t>Single</w:t>
      </w:r>
      <w:r>
        <w:rPr>
          <w:b/>
          <w:spacing w:val="16"/>
        </w:rPr>
        <w:t xml:space="preserve"> </w:t>
      </w:r>
      <w:r>
        <w:rPr>
          <w:b/>
        </w:rPr>
        <w:t>Route</w:t>
        <w:tab/>
      </w:r>
      <w:r>
        <w:rPr>
          <w:spacing w:val="-11"/>
        </w:rPr>
        <w:t xml:space="preserve">To </w:t>
      </w:r>
      <w:r>
        <w:rPr/>
        <w:t xml:space="preserve">remove a single route from the map, the user can right-click on </w:t>
      </w:r>
      <w:r>
        <w:rPr>
          <w:spacing w:val="-4"/>
        </w:rPr>
        <w:t xml:space="preserve">that </w:t>
      </w:r>
      <w:r>
        <w:rPr/>
        <w:t>route and then delete that</w:t>
      </w:r>
      <w:r>
        <w:rPr>
          <w:spacing w:val="-7"/>
        </w:rPr>
        <w:t xml:space="preserve"> </w:t>
      </w:r>
      <w:r>
        <w:rPr/>
        <w:t>route.</w:t>
      </w:r>
    </w:p>
    <w:p>
      <w:pPr>
        <w:pStyle w:val="TextBody"/>
        <w:spacing w:lineRule="exact" w:line="277"/>
        <w:ind w:left="494" w:hanging="0"/>
        <w:rPr>
          <w:rFonts w:ascii="Courier New" w:hAnsi="Courier New"/>
        </w:rPr>
      </w:pPr>
      <w:r>
        <w:rPr>
          <w:spacing w:val="-11"/>
        </w:rPr>
        <w:t>We</w:t>
      </w:r>
      <w:r>
        <w:rPr>
          <w:spacing w:val="-18"/>
        </w:rPr>
        <w:t xml:space="preserve"> </w:t>
      </w:r>
      <w:r>
        <w:rPr/>
        <w:t>note</w:t>
      </w:r>
      <w:r>
        <w:rPr>
          <w:spacing w:val="-17"/>
        </w:rPr>
        <w:t xml:space="preserve"> </w:t>
      </w:r>
      <w:r>
        <w:rPr/>
        <w:t>that</w:t>
      </w:r>
      <w:r>
        <w:rPr>
          <w:spacing w:val="-18"/>
        </w:rPr>
        <w:t xml:space="preserve"> </w:t>
      </w:r>
      <w:r>
        <w:rPr/>
        <w:t>all</w:t>
      </w:r>
      <w:r>
        <w:rPr>
          <w:spacing w:val="-17"/>
        </w:rPr>
        <w:t xml:space="preserve"> </w:t>
      </w:r>
      <w:r>
        <w:rPr/>
        <w:t>modifications</w:t>
      </w:r>
      <w:r>
        <w:rPr>
          <w:spacing w:val="-18"/>
        </w:rPr>
        <w:t xml:space="preserve"> </w:t>
      </w:r>
      <w:r>
        <w:rPr/>
        <w:t>will</w:t>
      </w:r>
      <w:r>
        <w:rPr>
          <w:spacing w:val="-17"/>
        </w:rPr>
        <w:t xml:space="preserve"> </w:t>
      </w:r>
      <w:r>
        <w:rPr/>
        <w:t>not</w:t>
      </w:r>
      <w:r>
        <w:rPr>
          <w:spacing w:val="-17"/>
        </w:rPr>
        <w:t xml:space="preserve"> </w:t>
      </w:r>
      <w:r>
        <w:rPr/>
        <w:t>be</w:t>
      </w:r>
      <w:r>
        <w:rPr>
          <w:spacing w:val="-18"/>
        </w:rPr>
        <w:t xml:space="preserve"> </w:t>
      </w:r>
      <w:r>
        <w:rPr/>
        <w:t>transferred</w:t>
      </w:r>
      <w:r>
        <w:rPr>
          <w:spacing w:val="-17"/>
        </w:rPr>
        <w:t xml:space="preserve"> </w:t>
      </w:r>
      <w:r>
        <w:rPr/>
        <w:t>to</w:t>
      </w:r>
      <w:r>
        <w:rPr>
          <w:spacing w:val="-18"/>
        </w:rPr>
        <w:t xml:space="preserve"> </w:t>
      </w:r>
      <w:r>
        <w:rPr/>
        <w:t>the</w:t>
      </w:r>
      <w:r>
        <w:rPr>
          <w:spacing w:val="-17"/>
        </w:rPr>
        <w:t xml:space="preserve"> </w:t>
      </w:r>
      <w:r>
        <w:rPr/>
        <w:t>server</w:t>
      </w:r>
      <w:r>
        <w:rPr>
          <w:spacing w:val="-18"/>
        </w:rPr>
        <w:t xml:space="preserve"> </w:t>
      </w:r>
      <w:r>
        <w:rPr/>
        <w:t>until</w:t>
      </w:r>
      <w:r>
        <w:rPr>
          <w:spacing w:val="-17"/>
        </w:rPr>
        <w:t xml:space="preserve"> </w:t>
      </w:r>
      <w:r>
        <w:rPr/>
        <w:t>clicking</w:t>
      </w:r>
      <w:r>
        <w:rPr>
          <w:spacing w:val="-17"/>
        </w:rPr>
        <w:t xml:space="preserve"> </w:t>
      </w:r>
      <w:r>
        <w:rPr/>
        <w:t>the</w:t>
      </w:r>
      <w:r>
        <w:rPr>
          <w:spacing w:val="-18"/>
        </w:rPr>
        <w:t xml:space="preserve"> </w:t>
      </w:r>
      <w:r>
        <w:rPr>
          <w:rFonts w:ascii="Courier New" w:hAnsi="Courier New"/>
        </w:rPr>
        <w:t>Save</w:t>
      </w:r>
      <w:r>
        <w:rPr>
          <w:rFonts w:ascii="Courier New" w:hAnsi="Courier New"/>
          <w:spacing w:val="-13"/>
        </w:rPr>
        <w:t xml:space="preserve"> </w:t>
      </w:r>
      <w:r>
        <w:rPr>
          <w:rFonts w:ascii="Courier New" w:hAnsi="Courier New"/>
        </w:rPr>
        <w:t>changes</w:t>
      </w:r>
    </w:p>
    <w:p>
      <w:pPr>
        <w:sectPr>
          <w:headerReference w:type="default" r:id="rId114"/>
          <w:footerReference w:type="default" r:id="rId115"/>
          <w:type w:val="nextPage"/>
          <w:pgSz w:w="12240" w:h="15840"/>
          <w:pgMar w:left="1140" w:right="960" w:header="638" w:top="820" w:footer="672" w:bottom="860" w:gutter="0"/>
          <w:pgNumType w:fmt="decimal"/>
          <w:formProt w:val="false"/>
          <w:textDirection w:val="lrTb"/>
          <w:docGrid w:type="default" w:linePitch="100" w:charSpace="4096"/>
        </w:sectPr>
        <w:pStyle w:val="TextBody"/>
        <w:spacing w:before="48" w:after="0"/>
        <w:ind w:left="155" w:hanging="0"/>
        <w:rPr/>
      </w:pPr>
      <w:r>
        <w:rPr/>
        <w:t>button and confirm.</w:t>
      </w:r>
    </w:p>
    <w:p>
      <w:pPr>
        <w:pStyle w:val="TextBody"/>
        <w:rPr>
          <w:sz w:val="20"/>
        </w:rPr>
      </w:pPr>
      <w:r>
        <w:rPr>
          <w:sz w:val="20"/>
        </w:rPr>
      </w:r>
    </w:p>
    <w:p>
      <w:pPr>
        <w:pStyle w:val="Heading2"/>
        <w:numPr>
          <w:ilvl w:val="1"/>
          <w:numId w:val="3"/>
        </w:numPr>
        <w:tabs>
          <w:tab w:val="clear" w:pos="720"/>
          <w:tab w:val="left" w:pos="813" w:leader="none"/>
          <w:tab w:val="left" w:pos="814" w:leader="none"/>
        </w:tabs>
        <w:spacing w:before="235" w:after="0"/>
        <w:ind w:left="813" w:hanging="659"/>
        <w:rPr/>
      </w:pPr>
      <w:bookmarkStart w:id="69" w:name="Run_a_Model_and_Get_Results"/>
      <w:bookmarkStart w:id="70" w:name="_bookmark48"/>
      <w:bookmarkEnd w:id="69"/>
      <w:bookmarkEnd w:id="70"/>
      <w:r>
        <w:rPr/>
        <w:t>Run a Model and Get</w:t>
      </w:r>
      <w:r>
        <w:rPr>
          <w:spacing w:val="-6"/>
        </w:rPr>
        <w:t xml:space="preserve"> </w:t>
      </w:r>
      <w:r>
        <w:rPr/>
        <w:t>Results</w:t>
      </w:r>
    </w:p>
    <w:p>
      <w:pPr>
        <w:pStyle w:val="TextBody"/>
        <w:spacing w:lineRule="auto" w:line="280" w:before="204" w:after="0"/>
        <w:ind w:left="155" w:right="335" w:hanging="0"/>
        <w:jc w:val="both"/>
        <w:rPr/>
      </w:pPr>
      <w:r>
        <w:rPr/>
        <w:t>So</w:t>
      </w:r>
      <w:r>
        <w:rPr>
          <w:spacing w:val="-6"/>
        </w:rPr>
        <w:t xml:space="preserve"> </w:t>
      </w:r>
      <w:r>
        <w:rPr/>
        <w:t>up</w:t>
      </w:r>
      <w:r>
        <w:rPr>
          <w:spacing w:val="-6"/>
        </w:rPr>
        <w:t xml:space="preserve"> </w:t>
      </w:r>
      <w:r>
        <w:rPr/>
        <w:t>to</w:t>
      </w:r>
      <w:r>
        <w:rPr>
          <w:spacing w:val="-6"/>
        </w:rPr>
        <w:t xml:space="preserve"> now, </w:t>
      </w:r>
      <w:r>
        <w:rPr/>
        <w:t>all</w:t>
      </w:r>
      <w:r>
        <w:rPr>
          <w:spacing w:val="-6"/>
        </w:rPr>
        <w:t xml:space="preserve"> </w:t>
      </w:r>
      <w:r>
        <w:rPr/>
        <w:t>input</w:t>
      </w:r>
      <w:r>
        <w:rPr>
          <w:spacing w:val="-6"/>
        </w:rPr>
        <w:t xml:space="preserve"> </w:t>
      </w:r>
      <w:r>
        <w:rPr/>
        <w:t>data</w:t>
      </w:r>
      <w:r>
        <w:rPr>
          <w:spacing w:val="-6"/>
        </w:rPr>
        <w:t xml:space="preserve"> </w:t>
      </w:r>
      <w:r>
        <w:rPr/>
        <w:t>of</w:t>
      </w:r>
      <w:r>
        <w:rPr>
          <w:spacing w:val="-6"/>
        </w:rPr>
        <w:t xml:space="preserve"> </w:t>
      </w:r>
      <w:r>
        <w:rPr/>
        <w:t>a</w:t>
      </w:r>
      <w:r>
        <w:rPr>
          <w:spacing w:val="-6"/>
        </w:rPr>
        <w:t xml:space="preserve"> </w:t>
      </w:r>
      <w:r>
        <w:rPr/>
        <w:t>model</w:t>
      </w:r>
      <w:r>
        <w:rPr>
          <w:spacing w:val="-6"/>
        </w:rPr>
        <w:t xml:space="preserve"> </w:t>
      </w:r>
      <w:r>
        <w:rPr/>
        <w:t>has</w:t>
      </w:r>
      <w:r>
        <w:rPr>
          <w:spacing w:val="-6"/>
        </w:rPr>
        <w:t xml:space="preserve"> </w:t>
      </w:r>
      <w:r>
        <w:rPr/>
        <w:t>been</w:t>
      </w:r>
      <w:r>
        <w:rPr>
          <w:spacing w:val="-6"/>
        </w:rPr>
        <w:t xml:space="preserve"> </w:t>
      </w:r>
      <w:r>
        <w:rPr/>
        <w:t>defined</w:t>
      </w:r>
      <w:r>
        <w:rPr>
          <w:spacing w:val="-6"/>
        </w:rPr>
        <w:t xml:space="preserve"> </w:t>
      </w:r>
      <w:r>
        <w:rPr/>
        <w:t>and</w:t>
      </w:r>
      <w:r>
        <w:rPr>
          <w:spacing w:val="-6"/>
        </w:rPr>
        <w:t xml:space="preserve"> </w:t>
      </w:r>
      <w:r>
        <w:rPr/>
        <w:t>the</w:t>
      </w:r>
      <w:r>
        <w:rPr>
          <w:spacing w:val="-6"/>
        </w:rPr>
        <w:t xml:space="preserve"> </w:t>
      </w:r>
      <w:r>
        <w:rPr/>
        <w:t>status</w:t>
      </w:r>
      <w:r>
        <w:rPr>
          <w:spacing w:val="-6"/>
        </w:rPr>
        <w:t xml:space="preserve"> </w:t>
      </w:r>
      <w:r>
        <w:rPr/>
        <w:t>of</w:t>
      </w:r>
      <w:r>
        <w:rPr>
          <w:spacing w:val="-6"/>
        </w:rPr>
        <w:t xml:space="preserve"> </w:t>
      </w:r>
      <w:r>
        <w:rPr/>
        <w:t>the</w:t>
      </w:r>
      <w:r>
        <w:rPr>
          <w:spacing w:val="-6"/>
        </w:rPr>
        <w:t xml:space="preserve"> </w:t>
      </w:r>
      <w:r>
        <w:rPr/>
        <w:t>model</w:t>
      </w:r>
      <w:r>
        <w:rPr>
          <w:spacing w:val="-6"/>
        </w:rPr>
        <w:t xml:space="preserve"> </w:t>
      </w:r>
      <w:r>
        <w:rPr/>
        <w:t>will</w:t>
      </w:r>
      <w:r>
        <w:rPr>
          <w:spacing w:val="-6"/>
        </w:rPr>
        <w:t xml:space="preserve"> </w:t>
      </w:r>
      <w:r>
        <w:rPr/>
        <w:t>be</w:t>
      </w:r>
      <w:r>
        <w:rPr>
          <w:spacing w:val="-6"/>
        </w:rPr>
        <w:t xml:space="preserve"> </w:t>
      </w:r>
      <w:r>
        <w:rPr/>
        <w:t>changed to</w:t>
      </w:r>
      <w:r>
        <w:rPr>
          <w:spacing w:val="-3"/>
        </w:rPr>
        <w:t xml:space="preserve"> </w:t>
      </w:r>
      <w:r>
        <w:rPr>
          <w:rFonts w:ascii="Courier New" w:hAnsi="Courier New"/>
        </w:rPr>
        <w:t>Data</w:t>
      </w:r>
      <w:r>
        <w:rPr>
          <w:rFonts w:ascii="Courier New" w:hAnsi="Courier New"/>
          <w:spacing w:val="-13"/>
        </w:rPr>
        <w:t xml:space="preserve"> </w:t>
      </w:r>
      <w:r>
        <w:rPr>
          <w:rFonts w:ascii="Courier New" w:hAnsi="Courier New"/>
        </w:rPr>
        <w:t>Complete</w:t>
      </w:r>
      <w:r>
        <w:rPr>
          <w:rFonts w:ascii="Courier New" w:hAnsi="Courier New"/>
          <w:spacing w:val="-80"/>
        </w:rPr>
        <w:t xml:space="preserve"> </w:t>
      </w:r>
      <w:r>
        <w:rPr/>
        <w:t>automatically.</w:t>
      </w:r>
      <w:r>
        <w:rPr>
          <w:spacing w:val="16"/>
        </w:rPr>
        <w:t xml:space="preserve"> </w:t>
      </w:r>
      <w:r>
        <w:rPr/>
        <w:t>In</w:t>
      </w:r>
      <w:r>
        <w:rPr>
          <w:spacing w:val="-2"/>
        </w:rPr>
        <w:t xml:space="preserve"> </w:t>
      </w:r>
      <w:r>
        <w:rPr/>
        <w:t>the</w:t>
      </w:r>
      <w:r>
        <w:rPr>
          <w:spacing w:val="-2"/>
        </w:rPr>
        <w:t xml:space="preserve"> </w:t>
      </w:r>
      <w:r>
        <w:rPr/>
        <w:t>step</w:t>
      </w:r>
      <w:r>
        <w:rPr>
          <w:spacing w:val="-1"/>
        </w:rPr>
        <w:t xml:space="preserve"> </w:t>
      </w:r>
      <w:r>
        <w:rPr/>
        <w:t>6,</w:t>
      </w:r>
      <w:r>
        <w:rPr>
          <w:spacing w:val="-2"/>
        </w:rPr>
        <w:t xml:space="preserve"> </w:t>
      </w:r>
      <w:r>
        <w:rPr/>
        <w:t>the</w:t>
      </w:r>
      <w:r>
        <w:rPr>
          <w:spacing w:val="-3"/>
        </w:rPr>
        <w:t xml:space="preserve"> </w:t>
      </w:r>
      <w:r>
        <w:rPr/>
        <w:t>button</w:t>
      </w:r>
      <w:r>
        <w:rPr>
          <w:spacing w:val="-2"/>
        </w:rPr>
        <w:t xml:space="preserve"> </w:t>
      </w:r>
      <w:r>
        <w:rPr>
          <w:rFonts w:ascii="Courier New" w:hAnsi="Courier New"/>
        </w:rPr>
        <w:t>Run</w:t>
      </w:r>
      <w:r>
        <w:rPr>
          <w:rFonts w:ascii="Courier New" w:hAnsi="Courier New"/>
          <w:spacing w:val="-12"/>
        </w:rPr>
        <w:t xml:space="preserve"> </w:t>
      </w:r>
      <w:r>
        <w:rPr>
          <w:rFonts w:ascii="Courier New" w:hAnsi="Courier New"/>
        </w:rPr>
        <w:t>the</w:t>
      </w:r>
      <w:r>
        <w:rPr>
          <w:rFonts w:ascii="Courier New" w:hAnsi="Courier New"/>
          <w:spacing w:val="-13"/>
        </w:rPr>
        <w:t xml:space="preserve"> </w:t>
      </w:r>
      <w:r>
        <w:rPr>
          <w:rFonts w:ascii="Courier New" w:hAnsi="Courier New"/>
        </w:rPr>
        <w:t>Model</w:t>
      </w:r>
      <w:r>
        <w:rPr>
          <w:rFonts w:ascii="Courier New" w:hAnsi="Courier New"/>
          <w:spacing w:val="-80"/>
        </w:rPr>
        <w:t xml:space="preserve"> </w:t>
      </w:r>
      <w:r>
        <w:rPr/>
        <w:t>will</w:t>
      </w:r>
      <w:r>
        <w:rPr>
          <w:spacing w:val="-2"/>
        </w:rPr>
        <w:t xml:space="preserve"> </w:t>
      </w:r>
      <w:r>
        <w:rPr/>
        <w:t>also</w:t>
      </w:r>
      <w:r>
        <w:rPr>
          <w:spacing w:val="-1"/>
        </w:rPr>
        <w:t xml:space="preserve"> </w:t>
      </w:r>
      <w:r>
        <w:rPr/>
        <w:t>be</w:t>
      </w:r>
      <w:r>
        <w:rPr>
          <w:spacing w:val="-3"/>
        </w:rPr>
        <w:t xml:space="preserve"> </w:t>
      </w:r>
      <w:r>
        <w:rPr/>
        <w:t xml:space="preserve">activated, as shown in Figure </w:t>
      </w:r>
      <w:hyperlink w:anchor="_bookmark49">
        <w:r>
          <w:rPr>
            <w:color w:val="0000FF"/>
          </w:rPr>
          <w:t>26</w:t>
        </w:r>
      </w:hyperlink>
      <w:r>
        <w:rPr/>
        <w:t xml:space="preserve">. </w:t>
      </w:r>
      <w:r>
        <w:rPr>
          <w:spacing w:val="-11"/>
        </w:rPr>
        <w:t xml:space="preserve">To </w:t>
      </w:r>
      <w:r>
        <w:rPr/>
        <w:t xml:space="preserve">run the model, the user only needs to click that button and an email </w:t>
      </w:r>
      <w:r>
        <w:rPr>
          <w:spacing w:val="-4"/>
        </w:rPr>
        <w:t xml:space="preserve">will </w:t>
      </w:r>
      <w:r>
        <w:rPr/>
        <w:t>be</w:t>
      </w:r>
      <w:r>
        <w:rPr>
          <w:spacing w:val="-8"/>
        </w:rPr>
        <w:t xml:space="preserve"> </w:t>
      </w:r>
      <w:r>
        <w:rPr/>
        <w:t>sent</w:t>
      </w:r>
      <w:r>
        <w:rPr>
          <w:spacing w:val="-7"/>
        </w:rPr>
        <w:t xml:space="preserve"> </w:t>
      </w:r>
      <w:r>
        <w:rPr/>
        <w:t>to</w:t>
      </w:r>
      <w:r>
        <w:rPr>
          <w:spacing w:val="-7"/>
        </w:rPr>
        <w:t xml:space="preserve"> </w:t>
      </w:r>
      <w:r>
        <w:rPr/>
        <w:t>notify</w:t>
      </w:r>
      <w:r>
        <w:rPr>
          <w:spacing w:val="-8"/>
        </w:rPr>
        <w:t xml:space="preserve"> </w:t>
      </w:r>
      <w:r>
        <w:rPr/>
        <w:t>the</w:t>
      </w:r>
      <w:r>
        <w:rPr>
          <w:spacing w:val="-7"/>
        </w:rPr>
        <w:t xml:space="preserve"> </w:t>
      </w:r>
      <w:r>
        <w:rPr/>
        <w:t>user</w:t>
      </w:r>
      <w:r>
        <w:rPr>
          <w:spacing w:val="-7"/>
        </w:rPr>
        <w:t xml:space="preserve"> </w:t>
      </w:r>
      <w:r>
        <w:rPr/>
        <w:t>when</w:t>
      </w:r>
      <w:r>
        <w:rPr>
          <w:spacing w:val="-7"/>
        </w:rPr>
        <w:t xml:space="preserve"> </w:t>
      </w:r>
      <w:r>
        <w:rPr/>
        <w:t>a</w:t>
      </w:r>
      <w:r>
        <w:rPr>
          <w:spacing w:val="-8"/>
        </w:rPr>
        <w:t xml:space="preserve"> </w:t>
      </w:r>
      <w:r>
        <w:rPr/>
        <w:t>model</w:t>
      </w:r>
      <w:r>
        <w:rPr>
          <w:spacing w:val="-7"/>
        </w:rPr>
        <w:t xml:space="preserve"> </w:t>
      </w:r>
      <w:r>
        <w:rPr/>
        <w:t>starts</w:t>
      </w:r>
      <w:r>
        <w:rPr>
          <w:spacing w:val="-7"/>
        </w:rPr>
        <w:t xml:space="preserve"> </w:t>
      </w:r>
      <w:r>
        <w:rPr/>
        <w:t>to</w:t>
      </w:r>
      <w:r>
        <w:rPr>
          <w:spacing w:val="-7"/>
        </w:rPr>
        <w:t xml:space="preserve"> </w:t>
      </w:r>
      <w:r>
        <w:rPr/>
        <w:t>run.</w:t>
      </w:r>
      <w:r>
        <w:rPr>
          <w:spacing w:val="5"/>
        </w:rPr>
        <w:t xml:space="preserve"> </w:t>
      </w:r>
      <w:r>
        <w:rPr/>
        <w:t>The</w:t>
      </w:r>
      <w:r>
        <w:rPr>
          <w:spacing w:val="-7"/>
        </w:rPr>
        <w:t xml:space="preserve"> </w:t>
      </w:r>
      <w:r>
        <w:rPr/>
        <w:t>server</w:t>
      </w:r>
      <w:r>
        <w:rPr>
          <w:spacing w:val="-7"/>
        </w:rPr>
        <w:t xml:space="preserve"> </w:t>
      </w:r>
      <w:r>
        <w:rPr/>
        <w:t>will</w:t>
      </w:r>
      <w:r>
        <w:rPr>
          <w:spacing w:val="-8"/>
        </w:rPr>
        <w:t xml:space="preserve"> </w:t>
      </w:r>
      <w:r>
        <w:rPr/>
        <w:t>reorganize</w:t>
      </w:r>
      <w:r>
        <w:rPr>
          <w:spacing w:val="-7"/>
        </w:rPr>
        <w:t xml:space="preserve"> </w:t>
      </w:r>
      <w:r>
        <w:rPr/>
        <w:t>all</w:t>
      </w:r>
      <w:r>
        <w:rPr>
          <w:spacing w:val="-7"/>
        </w:rPr>
        <w:t xml:space="preserve"> </w:t>
      </w:r>
      <w:r>
        <w:rPr/>
        <w:t>the</w:t>
      </w:r>
      <w:r>
        <w:rPr>
          <w:spacing w:val="-7"/>
        </w:rPr>
        <w:t xml:space="preserve"> </w:t>
      </w:r>
      <w:r>
        <w:rPr/>
        <w:t>assigned</w:t>
      </w:r>
      <w:r>
        <w:rPr>
          <w:spacing w:val="-8"/>
        </w:rPr>
        <w:t xml:space="preserve"> </w:t>
      </w:r>
      <w:r>
        <w:rPr/>
        <w:t>data and</w:t>
      </w:r>
      <w:r>
        <w:rPr>
          <w:spacing w:val="-4"/>
        </w:rPr>
        <w:t xml:space="preserve"> </w:t>
      </w:r>
      <w:r>
        <w:rPr/>
        <w:t>feed</w:t>
      </w:r>
      <w:r>
        <w:rPr>
          <w:spacing w:val="-3"/>
        </w:rPr>
        <w:t xml:space="preserve"> </w:t>
      </w:r>
      <w:r>
        <w:rPr/>
        <w:t>them</w:t>
      </w:r>
      <w:r>
        <w:rPr>
          <w:spacing w:val="-4"/>
        </w:rPr>
        <w:t xml:space="preserve"> </w:t>
      </w:r>
      <w:r>
        <w:rPr/>
        <w:t>into</w:t>
      </w:r>
      <w:r>
        <w:rPr>
          <w:spacing w:val="-4"/>
        </w:rPr>
        <w:t xml:space="preserve"> </w:t>
      </w:r>
      <w:r>
        <w:rPr/>
        <w:t>a</w:t>
      </w:r>
      <w:r>
        <w:rPr>
          <w:spacing w:val="-4"/>
        </w:rPr>
        <w:t xml:space="preserve"> </w:t>
      </w:r>
      <w:r>
        <w:rPr/>
        <w:t>Julia</w:t>
      </w:r>
      <w:r>
        <w:rPr>
          <w:spacing w:val="-3"/>
        </w:rPr>
        <w:t xml:space="preserve"> </w:t>
      </w:r>
      <w:r>
        <w:rPr/>
        <w:t>language</w:t>
      </w:r>
      <w:r>
        <w:rPr>
          <w:spacing w:val="-4"/>
        </w:rPr>
        <w:t xml:space="preserve"> </w:t>
      </w:r>
      <w:r>
        <w:rPr/>
        <w:t>based</w:t>
      </w:r>
      <w:r>
        <w:rPr>
          <w:spacing w:val="-4"/>
        </w:rPr>
        <w:t xml:space="preserve"> </w:t>
      </w:r>
      <w:r>
        <w:rPr/>
        <w:t>model</w:t>
      </w:r>
      <w:r>
        <w:rPr>
          <w:spacing w:val="-3"/>
        </w:rPr>
        <w:t xml:space="preserve"> builder.</w:t>
      </w:r>
      <w:r>
        <w:rPr>
          <w:spacing w:val="10"/>
        </w:rPr>
        <w:t xml:space="preserve"> </w:t>
      </w:r>
      <w:r>
        <w:rPr/>
        <w:t>Then</w:t>
      </w:r>
      <w:r>
        <w:rPr>
          <w:spacing w:val="-3"/>
        </w:rPr>
        <w:t xml:space="preserve"> </w:t>
      </w:r>
      <w:r>
        <w:rPr/>
        <w:t>an</w:t>
      </w:r>
      <w:r>
        <w:rPr>
          <w:spacing w:val="-4"/>
        </w:rPr>
        <w:t xml:space="preserve"> </w:t>
      </w:r>
      <w:r>
        <w:rPr/>
        <w:t>optimization</w:t>
      </w:r>
      <w:r>
        <w:rPr>
          <w:spacing w:val="-4"/>
        </w:rPr>
        <w:t xml:space="preserve"> </w:t>
      </w:r>
      <w:r>
        <w:rPr/>
        <w:t>solver</w:t>
      </w:r>
      <w:r>
        <w:rPr>
          <w:spacing w:val="-3"/>
        </w:rPr>
        <w:t xml:space="preserve"> </w:t>
      </w:r>
      <w:r>
        <w:rPr/>
        <w:t>will</w:t>
      </w:r>
      <w:r>
        <w:rPr>
          <w:spacing w:val="-4"/>
        </w:rPr>
        <w:t xml:space="preserve"> </w:t>
      </w:r>
      <w:r>
        <w:rPr/>
        <w:t>be</w:t>
      </w:r>
      <w:r>
        <w:rPr>
          <w:spacing w:val="-3"/>
        </w:rPr>
        <w:t xml:space="preserve"> </w:t>
      </w:r>
      <w:r>
        <w:rPr/>
        <w:t xml:space="preserve">called to solve the problem. Once the problem is solved and all results are generated, our server will send another email to the </w:t>
      </w:r>
      <w:r>
        <w:rPr>
          <w:spacing w:val="-4"/>
        </w:rPr>
        <w:t xml:space="preserve">user. </w:t>
      </w:r>
      <w:r>
        <w:rPr/>
        <w:t>The workflow here is shown below in Figure</w:t>
      </w:r>
      <w:r>
        <w:rPr>
          <w:spacing w:val="-10"/>
        </w:rPr>
        <w:t xml:space="preserve"> </w:t>
      </w:r>
      <w:hyperlink w:anchor="_bookmark50">
        <w:r>
          <w:rPr>
            <w:color w:val="0000FF"/>
          </w:rPr>
          <w:t>27</w:t>
        </w:r>
      </w:hyperlink>
    </w:p>
    <w:p>
      <w:pPr>
        <w:pStyle w:val="TextBody"/>
        <w:spacing w:before="9" w:after="0"/>
        <w:rPr>
          <w:sz w:val="13"/>
        </w:rPr>
      </w:pPr>
      <w:r>
        <w:rPr>
          <w:sz w:val="13"/>
        </w:rPr>
        <w:drawing>
          <wp:anchor behindDoc="0" distT="0" distB="0" distL="0" distR="0" simplePos="0" locked="0" layoutInCell="0" allowOverlap="1" relativeHeight="37">
            <wp:simplePos x="0" y="0"/>
            <wp:positionH relativeFrom="page">
              <wp:posOffset>850265</wp:posOffset>
            </wp:positionH>
            <wp:positionV relativeFrom="paragraph">
              <wp:posOffset>133350</wp:posOffset>
            </wp:positionV>
            <wp:extent cx="6122035" cy="1431290"/>
            <wp:effectExtent l="0" t="0" r="0" b="0"/>
            <wp:wrapTopAndBottom/>
            <wp:docPr id="110" name="image6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63.png" descr=""/>
                    <pic:cNvPicPr>
                      <a:picLocks noChangeAspect="1" noChangeArrowheads="1"/>
                    </pic:cNvPicPr>
                  </pic:nvPicPr>
                  <pic:blipFill>
                    <a:blip r:embed="rId116"/>
                    <a:stretch>
                      <a:fillRect/>
                    </a:stretch>
                  </pic:blipFill>
                  <pic:spPr bwMode="auto">
                    <a:xfrm>
                      <a:off x="0" y="0"/>
                      <a:ext cx="6122035" cy="1431290"/>
                    </a:xfrm>
                    <a:prstGeom prst="rect">
                      <a:avLst/>
                    </a:prstGeom>
                  </pic:spPr>
                </pic:pic>
              </a:graphicData>
            </a:graphic>
          </wp:anchor>
        </w:drawing>
      </w:r>
    </w:p>
    <w:p>
      <w:pPr>
        <w:pStyle w:val="Normal"/>
        <w:spacing w:before="214" w:after="0"/>
        <w:ind w:left="373" w:right="550" w:hanging="0"/>
        <w:jc w:val="center"/>
        <w:rPr/>
      </w:pPr>
      <w:bookmarkStart w:id="71" w:name="_bookmark49"/>
      <w:bookmarkEnd w:id="71"/>
      <w:r>
        <w:rPr>
          <w:b/>
        </w:rPr>
        <w:t xml:space="preserve">Figure 26: </w:t>
      </w:r>
      <w:r>
        <w:rPr/>
        <w:t>Run the</w:t>
      </w:r>
      <w:r>
        <w:rPr>
          <w:spacing w:val="-10"/>
        </w:rPr>
        <w:t xml:space="preserve"> </w:t>
      </w:r>
      <w:r>
        <w:rPr/>
        <w:t>model</w:t>
      </w:r>
    </w:p>
    <w:p>
      <w:pPr>
        <w:pStyle w:val="TextBody"/>
        <w:rPr>
          <w:sz w:val="20"/>
        </w:rPr>
      </w:pPr>
      <w:r>
        <w:rPr>
          <w:sz w:val="20"/>
        </w:rPr>
      </w:r>
    </w:p>
    <w:p>
      <w:pPr>
        <w:pStyle w:val="TextBody"/>
        <w:spacing w:before="1" w:after="0"/>
        <w:rPr>
          <w:sz w:val="18"/>
        </w:rPr>
      </w:pPr>
      <w:r>
        <w:rPr>
          <w:sz w:val="18"/>
        </w:rPr>
        <mc:AlternateContent>
          <mc:Choice Requires="wpg">
            <w:drawing>
              <wp:anchor behindDoc="1" distT="0" distB="0" distL="114300" distR="114300" simplePos="0" locked="0" layoutInCell="0" allowOverlap="1" relativeHeight="116">
                <wp:simplePos x="0" y="0"/>
                <wp:positionH relativeFrom="page">
                  <wp:posOffset>2359660</wp:posOffset>
                </wp:positionH>
                <wp:positionV relativeFrom="paragraph">
                  <wp:posOffset>173990</wp:posOffset>
                </wp:positionV>
                <wp:extent cx="2956560" cy="2693670"/>
                <wp:effectExtent l="0" t="0" r="0" b="0"/>
                <wp:wrapTopAndBottom/>
                <wp:docPr id="111" name="Image58"/>
                <a:graphic xmlns:a="http://schemas.openxmlformats.org/drawingml/2006/main">
                  <a:graphicData uri="http://schemas.microsoft.com/office/word/2010/wordprocessingGroup">
                    <wpg:wgp>
                      <wpg:cNvGrpSpPr/>
                      <wpg:grpSpPr>
                        <a:xfrm>
                          <a:off x="0" y="0"/>
                          <a:ext cx="2955960" cy="2693160"/>
                        </a:xfrm>
                      </wpg:grpSpPr>
                      <pic:pic xmlns:pic="http://schemas.openxmlformats.org/drawingml/2006/picture">
                        <pic:nvPicPr>
                          <pic:cNvPr id="69" name="" descr=""/>
                          <pic:cNvPicPr/>
                        </pic:nvPicPr>
                        <pic:blipFill>
                          <a:blip r:embed="rId90"/>
                          <a:stretch/>
                        </pic:blipFill>
                        <pic:spPr>
                          <a:xfrm>
                            <a:off x="44280" y="0"/>
                            <a:ext cx="554400" cy="1800"/>
                          </a:xfrm>
                          <a:prstGeom prst="rect">
                            <a:avLst/>
                          </a:prstGeom>
                          <a:ln w="0">
                            <a:noFill/>
                          </a:ln>
                        </pic:spPr>
                      </pic:pic>
                      <pic:pic xmlns:pic="http://schemas.openxmlformats.org/drawingml/2006/picture">
                        <pic:nvPicPr>
                          <pic:cNvPr id="70" name="" descr=""/>
                          <pic:cNvPicPr/>
                        </pic:nvPicPr>
                        <pic:blipFill>
                          <a:blip r:embed="rId117"/>
                          <a:stretch/>
                        </pic:blipFill>
                        <pic:spPr>
                          <a:xfrm>
                            <a:off x="148680" y="720"/>
                            <a:ext cx="345960" cy="1800"/>
                          </a:xfrm>
                          <a:prstGeom prst="rect">
                            <a:avLst/>
                          </a:prstGeom>
                          <a:ln w="0">
                            <a:noFill/>
                          </a:ln>
                        </pic:spPr>
                      </pic:pic>
                      <wps:wsp>
                        <wps:cNvSpPr/>
                        <wps:spPr>
                          <a:xfrm>
                            <a:off x="1635120" y="2674800"/>
                            <a:ext cx="531360" cy="1800"/>
                          </a:xfrm>
                          <a:custGeom>
                            <a:avLst/>
                            <a:gdLst/>
                            <a:ahLst/>
                            <a:rect l="l" t="t" r="r" b="b"/>
                            <a:pathLst>
                              <a:path w="3047" h="643">
                                <a:moveTo>
                                  <a:pt x="2938" y="0"/>
                                </a:moveTo>
                                <a:lnTo>
                                  <a:pt x="108" y="0"/>
                                </a:lnTo>
                                <a:lnTo>
                                  <a:pt x="65" y="9"/>
                                </a:lnTo>
                                <a:lnTo>
                                  <a:pt x="32" y="32"/>
                                </a:lnTo>
                                <a:lnTo>
                                  <a:pt x="9" y="65"/>
                                </a:lnTo>
                                <a:lnTo>
                                  <a:pt x="0" y="106"/>
                                </a:lnTo>
                                <a:lnTo>
                                  <a:pt x="0" y="534"/>
                                </a:lnTo>
                                <a:lnTo>
                                  <a:pt x="9" y="577"/>
                                </a:lnTo>
                                <a:lnTo>
                                  <a:pt x="32" y="610"/>
                                </a:lnTo>
                                <a:lnTo>
                                  <a:pt x="65" y="633"/>
                                </a:lnTo>
                                <a:lnTo>
                                  <a:pt x="108" y="642"/>
                                </a:lnTo>
                                <a:lnTo>
                                  <a:pt x="2938" y="642"/>
                                </a:lnTo>
                                <a:lnTo>
                                  <a:pt x="2981" y="633"/>
                                </a:lnTo>
                                <a:lnTo>
                                  <a:pt x="3014" y="610"/>
                                </a:lnTo>
                                <a:lnTo>
                                  <a:pt x="3037" y="577"/>
                                </a:lnTo>
                                <a:lnTo>
                                  <a:pt x="3046" y="534"/>
                                </a:lnTo>
                                <a:lnTo>
                                  <a:pt x="3046" y="106"/>
                                </a:lnTo>
                                <a:lnTo>
                                  <a:pt x="3037" y="65"/>
                                </a:lnTo>
                                <a:lnTo>
                                  <a:pt x="3014" y="32"/>
                                </a:lnTo>
                                <a:lnTo>
                                  <a:pt x="2981" y="9"/>
                                </a:lnTo>
                                <a:lnTo>
                                  <a:pt x="2938" y="0"/>
                                </a:lnTo>
                                <a:close/>
                              </a:path>
                            </a:pathLst>
                          </a:custGeom>
                          <a:solidFill>
                            <a:srgbClr val="f2f2f2"/>
                          </a:solidFill>
                          <a:ln w="0">
                            <a:noFill/>
                          </a:ln>
                        </wps:spPr>
                        <wps:style>
                          <a:lnRef idx="0"/>
                          <a:fillRef idx="0"/>
                          <a:effectRef idx="0"/>
                          <a:fontRef idx="minor"/>
                        </wps:style>
                        <wps:bodyPr/>
                      </wps:wsp>
                      <pic:pic xmlns:pic="http://schemas.openxmlformats.org/drawingml/2006/picture">
                        <pic:nvPicPr>
                          <pic:cNvPr id="71" name="" descr=""/>
                          <pic:cNvPicPr/>
                        </pic:nvPicPr>
                        <pic:blipFill>
                          <a:blip r:embed="rId32"/>
                          <a:stretch/>
                        </pic:blipFill>
                        <pic:spPr>
                          <a:xfrm>
                            <a:off x="44280" y="3960"/>
                            <a:ext cx="554400" cy="1800"/>
                          </a:xfrm>
                          <a:prstGeom prst="rect">
                            <a:avLst/>
                          </a:prstGeom>
                          <a:ln w="0">
                            <a:noFill/>
                          </a:ln>
                        </pic:spPr>
                      </pic:pic>
                      <pic:pic xmlns:pic="http://schemas.openxmlformats.org/drawingml/2006/picture">
                        <pic:nvPicPr>
                          <pic:cNvPr id="72" name="" descr=""/>
                          <pic:cNvPicPr/>
                        </pic:nvPicPr>
                        <pic:blipFill>
                          <a:blip r:embed="rId118"/>
                          <a:stretch/>
                        </pic:blipFill>
                        <pic:spPr>
                          <a:xfrm>
                            <a:off x="101520" y="3960"/>
                            <a:ext cx="439920" cy="1800"/>
                          </a:xfrm>
                          <a:prstGeom prst="rect">
                            <a:avLst/>
                          </a:prstGeom>
                          <a:ln w="0">
                            <a:noFill/>
                          </a:ln>
                        </pic:spPr>
                      </pic:pic>
                      <wps:wsp>
                        <wps:cNvSpPr/>
                        <wps:spPr>
                          <a:xfrm>
                            <a:off x="1635120" y="2678400"/>
                            <a:ext cx="531360" cy="1440"/>
                          </a:xfrm>
                          <a:custGeom>
                            <a:avLst/>
                            <a:gdLst/>
                            <a:ahLst/>
                            <a:rect l="l" t="t" r="r" b="b"/>
                            <a:pathLst>
                              <a:path w="3047" h="629">
                                <a:moveTo>
                                  <a:pt x="2942" y="0"/>
                                </a:moveTo>
                                <a:lnTo>
                                  <a:pt x="106" y="0"/>
                                </a:lnTo>
                                <a:lnTo>
                                  <a:pt x="63" y="9"/>
                                </a:lnTo>
                                <a:lnTo>
                                  <a:pt x="32" y="30"/>
                                </a:lnTo>
                                <a:lnTo>
                                  <a:pt x="9" y="64"/>
                                </a:lnTo>
                                <a:lnTo>
                                  <a:pt x="0" y="104"/>
                                </a:lnTo>
                                <a:lnTo>
                                  <a:pt x="0" y="523"/>
                                </a:lnTo>
                                <a:lnTo>
                                  <a:pt x="9" y="565"/>
                                </a:lnTo>
                                <a:lnTo>
                                  <a:pt x="32" y="598"/>
                                </a:lnTo>
                                <a:lnTo>
                                  <a:pt x="63" y="621"/>
                                </a:lnTo>
                                <a:lnTo>
                                  <a:pt x="106" y="628"/>
                                </a:lnTo>
                                <a:lnTo>
                                  <a:pt x="2942" y="628"/>
                                </a:lnTo>
                                <a:lnTo>
                                  <a:pt x="2983" y="621"/>
                                </a:lnTo>
                                <a:lnTo>
                                  <a:pt x="3014" y="598"/>
                                </a:lnTo>
                                <a:lnTo>
                                  <a:pt x="3037" y="565"/>
                                </a:lnTo>
                                <a:lnTo>
                                  <a:pt x="3046" y="523"/>
                                </a:lnTo>
                                <a:lnTo>
                                  <a:pt x="3046" y="104"/>
                                </a:lnTo>
                                <a:lnTo>
                                  <a:pt x="3037" y="64"/>
                                </a:lnTo>
                                <a:lnTo>
                                  <a:pt x="3014" y="30"/>
                                </a:lnTo>
                                <a:lnTo>
                                  <a:pt x="2983" y="9"/>
                                </a:lnTo>
                                <a:lnTo>
                                  <a:pt x="2942" y="0"/>
                                </a:lnTo>
                                <a:close/>
                              </a:path>
                            </a:pathLst>
                          </a:custGeom>
                          <a:solidFill>
                            <a:srgbClr val="f2f2f2"/>
                          </a:solidFill>
                          <a:ln w="0">
                            <a:noFill/>
                          </a:ln>
                        </wps:spPr>
                        <wps:style>
                          <a:lnRef idx="0"/>
                          <a:fillRef idx="0"/>
                          <a:effectRef idx="0"/>
                          <a:fontRef idx="minor"/>
                        </wps:style>
                        <wps:bodyPr/>
                      </wps:wsp>
                      <wps:wsp>
                        <wps:cNvSpPr/>
                        <wps:spPr>
                          <a:xfrm>
                            <a:off x="1892880" y="2676600"/>
                            <a:ext cx="15840" cy="1800"/>
                          </a:xfrm>
                          <a:custGeom>
                            <a:avLst/>
                            <a:gdLst/>
                            <a:ahLst/>
                            <a:rect l="l" t="t" r="r" b="b"/>
                            <a:pathLst>
                              <a:path w="91" h="687">
                                <a:moveTo>
                                  <a:pt x="34" y="597"/>
                                </a:moveTo>
                                <a:lnTo>
                                  <a:pt x="0" y="597"/>
                                </a:lnTo>
                                <a:lnTo>
                                  <a:pt x="46" y="686"/>
                                </a:lnTo>
                                <a:lnTo>
                                  <a:pt x="83" y="611"/>
                                </a:lnTo>
                                <a:lnTo>
                                  <a:pt x="34" y="611"/>
                                </a:lnTo>
                                <a:lnTo>
                                  <a:pt x="34" y="597"/>
                                </a:lnTo>
                                <a:moveTo>
                                  <a:pt x="56" y="0"/>
                                </a:moveTo>
                                <a:lnTo>
                                  <a:pt x="34" y="0"/>
                                </a:lnTo>
                                <a:lnTo>
                                  <a:pt x="34" y="611"/>
                                </a:lnTo>
                                <a:lnTo>
                                  <a:pt x="56" y="611"/>
                                </a:lnTo>
                                <a:lnTo>
                                  <a:pt x="56" y="0"/>
                                </a:lnTo>
                                <a:moveTo>
                                  <a:pt x="90" y="597"/>
                                </a:moveTo>
                                <a:lnTo>
                                  <a:pt x="56" y="597"/>
                                </a:lnTo>
                                <a:lnTo>
                                  <a:pt x="56" y="611"/>
                                </a:lnTo>
                                <a:lnTo>
                                  <a:pt x="83" y="611"/>
                                </a:lnTo>
                                <a:lnTo>
                                  <a:pt x="90" y="597"/>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73" name="" descr=""/>
                          <pic:cNvPicPr/>
                        </pic:nvPicPr>
                        <pic:blipFill>
                          <a:blip r:embed="rId119"/>
                          <a:stretch/>
                        </pic:blipFill>
                        <pic:spPr>
                          <a:xfrm>
                            <a:off x="44280" y="6840"/>
                            <a:ext cx="557640" cy="1800"/>
                          </a:xfrm>
                          <a:prstGeom prst="rect">
                            <a:avLst/>
                          </a:prstGeom>
                          <a:ln w="0">
                            <a:noFill/>
                          </a:ln>
                        </pic:spPr>
                      </pic:pic>
                      <pic:pic xmlns:pic="http://schemas.openxmlformats.org/drawingml/2006/picture">
                        <pic:nvPicPr>
                          <pic:cNvPr id="74" name="" descr=""/>
                          <pic:cNvPicPr/>
                        </pic:nvPicPr>
                        <pic:blipFill>
                          <a:blip r:embed="rId120"/>
                          <a:stretch/>
                        </pic:blipFill>
                        <pic:spPr>
                          <a:xfrm>
                            <a:off x="57240" y="6840"/>
                            <a:ext cx="528840" cy="1800"/>
                          </a:xfrm>
                          <a:prstGeom prst="rect">
                            <a:avLst/>
                          </a:prstGeom>
                          <a:ln w="0">
                            <a:noFill/>
                          </a:ln>
                        </pic:spPr>
                      </pic:pic>
                      <wps:wsp>
                        <wps:cNvSpPr/>
                        <wps:spPr>
                          <a:xfrm>
                            <a:off x="1635120" y="2681640"/>
                            <a:ext cx="533880" cy="1440"/>
                          </a:xfrm>
                          <a:custGeom>
                            <a:avLst/>
                            <a:gdLst/>
                            <a:ahLst/>
                            <a:rect l="l" t="t" r="r" b="b"/>
                            <a:pathLst>
                              <a:path w="3061" h="631">
                                <a:moveTo>
                                  <a:pt x="2956" y="0"/>
                                </a:moveTo>
                                <a:lnTo>
                                  <a:pt x="106" y="0"/>
                                </a:lnTo>
                                <a:lnTo>
                                  <a:pt x="63" y="7"/>
                                </a:lnTo>
                                <a:lnTo>
                                  <a:pt x="32" y="30"/>
                                </a:lnTo>
                                <a:lnTo>
                                  <a:pt x="9" y="64"/>
                                </a:lnTo>
                                <a:lnTo>
                                  <a:pt x="0" y="105"/>
                                </a:lnTo>
                                <a:lnTo>
                                  <a:pt x="0" y="525"/>
                                </a:lnTo>
                                <a:lnTo>
                                  <a:pt x="9" y="566"/>
                                </a:lnTo>
                                <a:lnTo>
                                  <a:pt x="32" y="599"/>
                                </a:lnTo>
                                <a:lnTo>
                                  <a:pt x="63" y="622"/>
                                </a:lnTo>
                                <a:lnTo>
                                  <a:pt x="106" y="630"/>
                                </a:lnTo>
                                <a:lnTo>
                                  <a:pt x="2956" y="630"/>
                                </a:lnTo>
                                <a:lnTo>
                                  <a:pt x="2997" y="622"/>
                                </a:lnTo>
                                <a:lnTo>
                                  <a:pt x="3030" y="599"/>
                                </a:lnTo>
                                <a:lnTo>
                                  <a:pt x="3053" y="566"/>
                                </a:lnTo>
                                <a:lnTo>
                                  <a:pt x="3060" y="525"/>
                                </a:lnTo>
                                <a:lnTo>
                                  <a:pt x="3060" y="105"/>
                                </a:lnTo>
                                <a:lnTo>
                                  <a:pt x="3053" y="64"/>
                                </a:lnTo>
                                <a:lnTo>
                                  <a:pt x="3030" y="30"/>
                                </a:lnTo>
                                <a:lnTo>
                                  <a:pt x="2997" y="7"/>
                                </a:lnTo>
                                <a:lnTo>
                                  <a:pt x="2956" y="0"/>
                                </a:lnTo>
                                <a:close/>
                              </a:path>
                            </a:pathLst>
                          </a:custGeom>
                          <a:solidFill>
                            <a:srgbClr val="f2f2f2"/>
                          </a:solidFill>
                          <a:ln w="0">
                            <a:noFill/>
                          </a:ln>
                        </wps:spPr>
                        <wps:style>
                          <a:lnRef idx="0"/>
                          <a:fillRef idx="0"/>
                          <a:effectRef idx="0"/>
                          <a:fontRef idx="minor"/>
                        </wps:style>
                        <wps:bodyPr/>
                      </wps:wsp>
                      <wps:wsp>
                        <wps:cNvSpPr/>
                        <wps:spPr>
                          <a:xfrm>
                            <a:off x="1893600" y="2679840"/>
                            <a:ext cx="15120" cy="1800"/>
                          </a:xfrm>
                          <a:custGeom>
                            <a:avLst/>
                            <a:gdLst/>
                            <a:ahLst/>
                            <a:rect l="l" t="t" r="r" b="b"/>
                            <a:pathLst>
                              <a:path w="91" h="687">
                                <a:moveTo>
                                  <a:pt x="35" y="596"/>
                                </a:moveTo>
                                <a:lnTo>
                                  <a:pt x="0" y="596"/>
                                </a:lnTo>
                                <a:lnTo>
                                  <a:pt x="46" y="686"/>
                                </a:lnTo>
                                <a:lnTo>
                                  <a:pt x="83" y="612"/>
                                </a:lnTo>
                                <a:lnTo>
                                  <a:pt x="35" y="612"/>
                                </a:lnTo>
                                <a:lnTo>
                                  <a:pt x="35" y="596"/>
                                </a:lnTo>
                                <a:moveTo>
                                  <a:pt x="56" y="596"/>
                                </a:moveTo>
                                <a:lnTo>
                                  <a:pt x="35" y="596"/>
                                </a:lnTo>
                                <a:lnTo>
                                  <a:pt x="35" y="612"/>
                                </a:lnTo>
                                <a:lnTo>
                                  <a:pt x="56" y="612"/>
                                </a:lnTo>
                                <a:lnTo>
                                  <a:pt x="56" y="596"/>
                                </a:lnTo>
                                <a:moveTo>
                                  <a:pt x="90" y="596"/>
                                </a:moveTo>
                                <a:lnTo>
                                  <a:pt x="56" y="596"/>
                                </a:lnTo>
                                <a:lnTo>
                                  <a:pt x="56" y="612"/>
                                </a:lnTo>
                                <a:lnTo>
                                  <a:pt x="35" y="612"/>
                                </a:lnTo>
                                <a:lnTo>
                                  <a:pt x="83" y="612"/>
                                </a:lnTo>
                                <a:lnTo>
                                  <a:pt x="90" y="596"/>
                                </a:lnTo>
                                <a:moveTo>
                                  <a:pt x="55" y="0"/>
                                </a:moveTo>
                                <a:lnTo>
                                  <a:pt x="32" y="0"/>
                                </a:lnTo>
                                <a:lnTo>
                                  <a:pt x="35" y="596"/>
                                </a:lnTo>
                                <a:lnTo>
                                  <a:pt x="56" y="596"/>
                                </a:lnTo>
                                <a:lnTo>
                                  <a:pt x="55" y="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75" name="" descr=""/>
                          <pic:cNvPicPr/>
                        </pic:nvPicPr>
                        <pic:blipFill>
                          <a:blip r:embed="rId32"/>
                          <a:stretch/>
                        </pic:blipFill>
                        <pic:spPr>
                          <a:xfrm>
                            <a:off x="44280" y="10080"/>
                            <a:ext cx="554400" cy="1800"/>
                          </a:xfrm>
                          <a:prstGeom prst="rect">
                            <a:avLst/>
                          </a:prstGeom>
                          <a:ln w="0">
                            <a:noFill/>
                          </a:ln>
                        </pic:spPr>
                      </pic:pic>
                      <pic:pic xmlns:pic="http://schemas.openxmlformats.org/drawingml/2006/picture">
                        <pic:nvPicPr>
                          <pic:cNvPr id="76" name="" descr=""/>
                          <pic:cNvPicPr/>
                        </pic:nvPicPr>
                        <pic:blipFill>
                          <a:blip r:embed="rId121"/>
                          <a:stretch/>
                        </pic:blipFill>
                        <pic:spPr>
                          <a:xfrm>
                            <a:off x="93960" y="10080"/>
                            <a:ext cx="452880" cy="1800"/>
                          </a:xfrm>
                          <a:prstGeom prst="rect">
                            <a:avLst/>
                          </a:prstGeom>
                          <a:ln w="0">
                            <a:noFill/>
                          </a:ln>
                        </pic:spPr>
                      </pic:pic>
                      <wps:wsp>
                        <wps:cNvSpPr/>
                        <wps:spPr>
                          <a:xfrm>
                            <a:off x="1635120" y="2684880"/>
                            <a:ext cx="531360" cy="1800"/>
                          </a:xfrm>
                          <a:custGeom>
                            <a:avLst/>
                            <a:gdLst/>
                            <a:ahLst/>
                            <a:rect l="l" t="t" r="r" b="b"/>
                            <a:pathLst>
                              <a:path w="3047" h="627">
                                <a:moveTo>
                                  <a:pt x="2942" y="0"/>
                                </a:moveTo>
                                <a:lnTo>
                                  <a:pt x="106" y="0"/>
                                </a:lnTo>
                                <a:lnTo>
                                  <a:pt x="63" y="9"/>
                                </a:lnTo>
                                <a:lnTo>
                                  <a:pt x="32" y="32"/>
                                </a:lnTo>
                                <a:lnTo>
                                  <a:pt x="9" y="65"/>
                                </a:lnTo>
                                <a:lnTo>
                                  <a:pt x="0" y="106"/>
                                </a:lnTo>
                                <a:lnTo>
                                  <a:pt x="0" y="523"/>
                                </a:lnTo>
                                <a:lnTo>
                                  <a:pt x="9" y="562"/>
                                </a:lnTo>
                                <a:lnTo>
                                  <a:pt x="32" y="596"/>
                                </a:lnTo>
                                <a:lnTo>
                                  <a:pt x="63" y="617"/>
                                </a:lnTo>
                                <a:lnTo>
                                  <a:pt x="106" y="626"/>
                                </a:lnTo>
                                <a:lnTo>
                                  <a:pt x="2942" y="626"/>
                                </a:lnTo>
                                <a:lnTo>
                                  <a:pt x="2983" y="617"/>
                                </a:lnTo>
                                <a:lnTo>
                                  <a:pt x="3014" y="596"/>
                                </a:lnTo>
                                <a:lnTo>
                                  <a:pt x="3037" y="562"/>
                                </a:lnTo>
                                <a:lnTo>
                                  <a:pt x="3046" y="523"/>
                                </a:lnTo>
                                <a:lnTo>
                                  <a:pt x="3046" y="106"/>
                                </a:lnTo>
                                <a:lnTo>
                                  <a:pt x="3037" y="65"/>
                                </a:lnTo>
                                <a:lnTo>
                                  <a:pt x="3014" y="32"/>
                                </a:lnTo>
                                <a:lnTo>
                                  <a:pt x="2983" y="9"/>
                                </a:lnTo>
                                <a:lnTo>
                                  <a:pt x="2942" y="0"/>
                                </a:lnTo>
                                <a:close/>
                              </a:path>
                            </a:pathLst>
                          </a:custGeom>
                          <a:solidFill>
                            <a:srgbClr val="f2f2f2"/>
                          </a:solidFill>
                          <a:ln w="0">
                            <a:noFill/>
                          </a:ln>
                        </wps:spPr>
                        <wps:style>
                          <a:lnRef idx="0"/>
                          <a:fillRef idx="0"/>
                          <a:effectRef idx="0"/>
                          <a:fontRef idx="minor"/>
                        </wps:style>
                        <wps:bodyPr/>
                      </wps:wsp>
                      <wps:wsp>
                        <wps:cNvSpPr/>
                        <wps:spPr>
                          <a:xfrm>
                            <a:off x="1892880" y="2682720"/>
                            <a:ext cx="15840" cy="1800"/>
                          </a:xfrm>
                          <a:custGeom>
                            <a:avLst/>
                            <a:gdLst/>
                            <a:ahLst/>
                            <a:rect l="l" t="t" r="r" b="b"/>
                            <a:pathLst>
                              <a:path w="91" h="687">
                                <a:moveTo>
                                  <a:pt x="0" y="596"/>
                                </a:moveTo>
                                <a:lnTo>
                                  <a:pt x="46" y="686"/>
                                </a:lnTo>
                                <a:lnTo>
                                  <a:pt x="83" y="612"/>
                                </a:lnTo>
                                <a:lnTo>
                                  <a:pt x="56" y="612"/>
                                </a:lnTo>
                                <a:lnTo>
                                  <a:pt x="34" y="612"/>
                                </a:lnTo>
                                <a:lnTo>
                                  <a:pt x="34" y="596"/>
                                </a:lnTo>
                                <a:lnTo>
                                  <a:pt x="0" y="596"/>
                                </a:lnTo>
                                <a:moveTo>
                                  <a:pt x="34" y="596"/>
                                </a:moveTo>
                                <a:lnTo>
                                  <a:pt x="34" y="612"/>
                                </a:lnTo>
                                <a:lnTo>
                                  <a:pt x="56" y="612"/>
                                </a:lnTo>
                                <a:lnTo>
                                  <a:pt x="56" y="596"/>
                                </a:lnTo>
                                <a:lnTo>
                                  <a:pt x="34" y="596"/>
                                </a:lnTo>
                                <a:moveTo>
                                  <a:pt x="56" y="596"/>
                                </a:moveTo>
                                <a:lnTo>
                                  <a:pt x="56" y="612"/>
                                </a:lnTo>
                                <a:lnTo>
                                  <a:pt x="83" y="612"/>
                                </a:lnTo>
                                <a:lnTo>
                                  <a:pt x="90" y="596"/>
                                </a:lnTo>
                                <a:lnTo>
                                  <a:pt x="56" y="596"/>
                                </a:lnTo>
                                <a:moveTo>
                                  <a:pt x="37" y="0"/>
                                </a:moveTo>
                                <a:lnTo>
                                  <a:pt x="34" y="596"/>
                                </a:lnTo>
                                <a:lnTo>
                                  <a:pt x="56" y="596"/>
                                </a:lnTo>
                                <a:lnTo>
                                  <a:pt x="58" y="0"/>
                                </a:lnTo>
                                <a:lnTo>
                                  <a:pt x="37" y="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77" name="" descr=""/>
                          <pic:cNvPicPr/>
                        </pic:nvPicPr>
                        <pic:blipFill>
                          <a:blip r:embed="rId32"/>
                          <a:stretch/>
                        </pic:blipFill>
                        <pic:spPr>
                          <a:xfrm>
                            <a:off x="833760" y="6840"/>
                            <a:ext cx="554400" cy="1800"/>
                          </a:xfrm>
                          <a:prstGeom prst="rect">
                            <a:avLst/>
                          </a:prstGeom>
                          <a:ln w="0">
                            <a:noFill/>
                          </a:ln>
                        </pic:spPr>
                      </pic:pic>
                      <pic:pic xmlns:pic="http://schemas.openxmlformats.org/drawingml/2006/picture">
                        <pic:nvPicPr>
                          <pic:cNvPr id="78" name="" descr=""/>
                          <pic:cNvPicPr/>
                        </pic:nvPicPr>
                        <pic:blipFill>
                          <a:blip r:embed="rId122"/>
                          <a:stretch/>
                        </pic:blipFill>
                        <pic:spPr>
                          <a:xfrm>
                            <a:off x="891000" y="6840"/>
                            <a:ext cx="439920" cy="1800"/>
                          </a:xfrm>
                          <a:prstGeom prst="rect">
                            <a:avLst/>
                          </a:prstGeom>
                          <a:ln w="0">
                            <a:noFill/>
                          </a:ln>
                        </pic:spPr>
                      </pic:pic>
                      <wps:wsp>
                        <wps:cNvSpPr/>
                        <wps:spPr>
                          <a:xfrm>
                            <a:off x="2424600" y="2681640"/>
                            <a:ext cx="531360" cy="1440"/>
                          </a:xfrm>
                          <a:custGeom>
                            <a:avLst/>
                            <a:gdLst/>
                            <a:ahLst/>
                            <a:rect l="l" t="t" r="r" b="b"/>
                            <a:pathLst>
                              <a:path w="3047" h="631">
                                <a:moveTo>
                                  <a:pt x="2942" y="0"/>
                                </a:moveTo>
                                <a:lnTo>
                                  <a:pt x="104" y="0"/>
                                </a:lnTo>
                                <a:lnTo>
                                  <a:pt x="63" y="7"/>
                                </a:lnTo>
                                <a:lnTo>
                                  <a:pt x="30" y="30"/>
                                </a:lnTo>
                                <a:lnTo>
                                  <a:pt x="7" y="64"/>
                                </a:lnTo>
                                <a:lnTo>
                                  <a:pt x="0" y="105"/>
                                </a:lnTo>
                                <a:lnTo>
                                  <a:pt x="0" y="525"/>
                                </a:lnTo>
                                <a:lnTo>
                                  <a:pt x="7" y="566"/>
                                </a:lnTo>
                                <a:lnTo>
                                  <a:pt x="30" y="599"/>
                                </a:lnTo>
                                <a:lnTo>
                                  <a:pt x="63" y="622"/>
                                </a:lnTo>
                                <a:lnTo>
                                  <a:pt x="104" y="630"/>
                                </a:lnTo>
                                <a:lnTo>
                                  <a:pt x="2942" y="630"/>
                                </a:lnTo>
                                <a:lnTo>
                                  <a:pt x="2983" y="622"/>
                                </a:lnTo>
                                <a:lnTo>
                                  <a:pt x="3016" y="599"/>
                                </a:lnTo>
                                <a:lnTo>
                                  <a:pt x="3037" y="566"/>
                                </a:lnTo>
                                <a:lnTo>
                                  <a:pt x="3046" y="525"/>
                                </a:lnTo>
                                <a:lnTo>
                                  <a:pt x="3046" y="105"/>
                                </a:lnTo>
                                <a:lnTo>
                                  <a:pt x="3037" y="64"/>
                                </a:lnTo>
                                <a:lnTo>
                                  <a:pt x="3016" y="30"/>
                                </a:lnTo>
                                <a:lnTo>
                                  <a:pt x="2983" y="7"/>
                                </a:lnTo>
                                <a:lnTo>
                                  <a:pt x="2942" y="0"/>
                                </a:lnTo>
                                <a:close/>
                              </a:path>
                            </a:pathLst>
                          </a:custGeom>
                          <a:solidFill>
                            <a:srgbClr val="f2f2f2"/>
                          </a:solidFill>
                          <a:ln w="0">
                            <a:noFill/>
                          </a:ln>
                        </wps:spPr>
                        <wps:style>
                          <a:lnRef idx="0"/>
                          <a:fillRef idx="0"/>
                          <a:effectRef idx="0"/>
                          <a:fontRef idx="minor"/>
                        </wps:style>
                        <wps:bodyPr/>
                      </wps:wsp>
                      <wps:wsp>
                        <wps:cNvSpPr/>
                        <wps:spPr>
                          <a:xfrm>
                            <a:off x="2169000" y="2682360"/>
                            <a:ext cx="256680" cy="720"/>
                          </a:xfrm>
                          <a:custGeom>
                            <a:avLst/>
                            <a:gdLst/>
                            <a:ahLst/>
                            <a:rect l="l" t="t" r="r" b="b"/>
                            <a:pathLst>
                              <a:path w="1472" h="91">
                                <a:moveTo>
                                  <a:pt x="1448" y="34"/>
                                </a:moveTo>
                                <a:lnTo>
                                  <a:pt x="1395" y="34"/>
                                </a:lnTo>
                                <a:lnTo>
                                  <a:pt x="1395" y="56"/>
                                </a:lnTo>
                                <a:lnTo>
                                  <a:pt x="1381" y="56"/>
                                </a:lnTo>
                                <a:lnTo>
                                  <a:pt x="1381" y="90"/>
                                </a:lnTo>
                                <a:lnTo>
                                  <a:pt x="1471" y="44"/>
                                </a:lnTo>
                                <a:lnTo>
                                  <a:pt x="1448" y="34"/>
                                </a:lnTo>
                                <a:moveTo>
                                  <a:pt x="1381" y="34"/>
                                </a:moveTo>
                                <a:lnTo>
                                  <a:pt x="0" y="34"/>
                                </a:lnTo>
                                <a:lnTo>
                                  <a:pt x="0" y="56"/>
                                </a:lnTo>
                                <a:lnTo>
                                  <a:pt x="1381" y="56"/>
                                </a:lnTo>
                                <a:lnTo>
                                  <a:pt x="1381" y="34"/>
                                </a:lnTo>
                                <a:moveTo>
                                  <a:pt x="1395" y="34"/>
                                </a:moveTo>
                                <a:lnTo>
                                  <a:pt x="1381" y="34"/>
                                </a:lnTo>
                                <a:lnTo>
                                  <a:pt x="1381" y="56"/>
                                </a:lnTo>
                                <a:lnTo>
                                  <a:pt x="1395" y="56"/>
                                </a:lnTo>
                                <a:lnTo>
                                  <a:pt x="1395" y="34"/>
                                </a:lnTo>
                                <a:moveTo>
                                  <a:pt x="1381" y="0"/>
                                </a:moveTo>
                                <a:lnTo>
                                  <a:pt x="1381" y="34"/>
                                </a:lnTo>
                                <a:lnTo>
                                  <a:pt x="1448" y="34"/>
                                </a:lnTo>
                                <a:lnTo>
                                  <a:pt x="1381" y="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79" name="" descr=""/>
                          <pic:cNvPicPr/>
                        </pic:nvPicPr>
                        <pic:blipFill>
                          <a:blip r:embed="rId90"/>
                          <a:stretch/>
                        </pic:blipFill>
                        <pic:spPr>
                          <a:xfrm>
                            <a:off x="44280" y="13320"/>
                            <a:ext cx="554400" cy="1800"/>
                          </a:xfrm>
                          <a:prstGeom prst="rect">
                            <a:avLst/>
                          </a:prstGeom>
                          <a:ln w="0">
                            <a:noFill/>
                          </a:ln>
                        </pic:spPr>
                      </pic:pic>
                      <pic:pic xmlns:pic="http://schemas.openxmlformats.org/drawingml/2006/picture">
                        <pic:nvPicPr>
                          <pic:cNvPr id="80" name="" descr=""/>
                          <pic:cNvPicPr/>
                        </pic:nvPicPr>
                        <pic:blipFill>
                          <a:blip r:embed="rId123"/>
                          <a:stretch/>
                        </pic:blipFill>
                        <pic:spPr>
                          <a:xfrm>
                            <a:off x="54720" y="13320"/>
                            <a:ext cx="533880" cy="1800"/>
                          </a:xfrm>
                          <a:prstGeom prst="rect">
                            <a:avLst/>
                          </a:prstGeom>
                          <a:ln w="0">
                            <a:noFill/>
                          </a:ln>
                        </pic:spPr>
                      </pic:pic>
                      <wps:wsp>
                        <wps:cNvSpPr/>
                        <wps:spPr>
                          <a:xfrm>
                            <a:off x="1635120" y="2688120"/>
                            <a:ext cx="531360" cy="1800"/>
                          </a:xfrm>
                          <a:custGeom>
                            <a:avLst/>
                            <a:gdLst/>
                            <a:ahLst/>
                            <a:rect l="l" t="t" r="r" b="b"/>
                            <a:pathLst>
                              <a:path w="3047" h="643">
                                <a:moveTo>
                                  <a:pt x="2938" y="0"/>
                                </a:moveTo>
                                <a:lnTo>
                                  <a:pt x="108" y="0"/>
                                </a:lnTo>
                                <a:lnTo>
                                  <a:pt x="65" y="9"/>
                                </a:lnTo>
                                <a:lnTo>
                                  <a:pt x="32" y="32"/>
                                </a:lnTo>
                                <a:lnTo>
                                  <a:pt x="9" y="65"/>
                                </a:lnTo>
                                <a:lnTo>
                                  <a:pt x="0" y="108"/>
                                </a:lnTo>
                                <a:lnTo>
                                  <a:pt x="0" y="536"/>
                                </a:lnTo>
                                <a:lnTo>
                                  <a:pt x="9" y="577"/>
                                </a:lnTo>
                                <a:lnTo>
                                  <a:pt x="32" y="610"/>
                                </a:lnTo>
                                <a:lnTo>
                                  <a:pt x="65" y="633"/>
                                </a:lnTo>
                                <a:lnTo>
                                  <a:pt x="108" y="642"/>
                                </a:lnTo>
                                <a:lnTo>
                                  <a:pt x="2938" y="642"/>
                                </a:lnTo>
                                <a:lnTo>
                                  <a:pt x="2981" y="633"/>
                                </a:lnTo>
                                <a:lnTo>
                                  <a:pt x="3014" y="610"/>
                                </a:lnTo>
                                <a:lnTo>
                                  <a:pt x="3037" y="577"/>
                                </a:lnTo>
                                <a:lnTo>
                                  <a:pt x="3046" y="536"/>
                                </a:lnTo>
                                <a:lnTo>
                                  <a:pt x="3046" y="108"/>
                                </a:lnTo>
                                <a:lnTo>
                                  <a:pt x="3037" y="65"/>
                                </a:lnTo>
                                <a:lnTo>
                                  <a:pt x="3014" y="32"/>
                                </a:lnTo>
                                <a:lnTo>
                                  <a:pt x="2981" y="9"/>
                                </a:lnTo>
                                <a:lnTo>
                                  <a:pt x="2938" y="0"/>
                                </a:lnTo>
                                <a:close/>
                              </a:path>
                            </a:pathLst>
                          </a:custGeom>
                          <a:solidFill>
                            <a:srgbClr val="f2f2f2"/>
                          </a:solidFill>
                          <a:ln w="0">
                            <a:noFill/>
                          </a:ln>
                        </wps:spPr>
                        <wps:style>
                          <a:lnRef idx="0"/>
                          <a:fillRef idx="0"/>
                          <a:effectRef idx="0"/>
                          <a:fontRef idx="minor"/>
                        </wps:style>
                        <wps:bodyPr/>
                      </wps:wsp>
                      <wps:wsp>
                        <wps:cNvSpPr/>
                        <wps:spPr>
                          <a:xfrm>
                            <a:off x="1892880" y="2686680"/>
                            <a:ext cx="15840" cy="1440"/>
                          </a:xfrm>
                          <a:custGeom>
                            <a:avLst/>
                            <a:gdLst/>
                            <a:ahLst/>
                            <a:rect l="l" t="t" r="r" b="b"/>
                            <a:pathLst>
                              <a:path w="91" h="685">
                                <a:moveTo>
                                  <a:pt x="34" y="594"/>
                                </a:moveTo>
                                <a:lnTo>
                                  <a:pt x="0" y="594"/>
                                </a:lnTo>
                                <a:lnTo>
                                  <a:pt x="46" y="684"/>
                                </a:lnTo>
                                <a:lnTo>
                                  <a:pt x="83" y="608"/>
                                </a:lnTo>
                                <a:lnTo>
                                  <a:pt x="34" y="608"/>
                                </a:lnTo>
                                <a:lnTo>
                                  <a:pt x="34" y="594"/>
                                </a:lnTo>
                                <a:moveTo>
                                  <a:pt x="56" y="0"/>
                                </a:moveTo>
                                <a:lnTo>
                                  <a:pt x="34" y="0"/>
                                </a:lnTo>
                                <a:lnTo>
                                  <a:pt x="34" y="608"/>
                                </a:lnTo>
                                <a:lnTo>
                                  <a:pt x="56" y="608"/>
                                </a:lnTo>
                                <a:lnTo>
                                  <a:pt x="56" y="0"/>
                                </a:lnTo>
                                <a:moveTo>
                                  <a:pt x="90" y="594"/>
                                </a:moveTo>
                                <a:lnTo>
                                  <a:pt x="56" y="594"/>
                                </a:lnTo>
                                <a:lnTo>
                                  <a:pt x="56" y="608"/>
                                </a:lnTo>
                                <a:lnTo>
                                  <a:pt x="83" y="608"/>
                                </a:lnTo>
                                <a:lnTo>
                                  <a:pt x="90" y="594"/>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81" name="" descr=""/>
                          <pic:cNvPicPr/>
                        </pic:nvPicPr>
                        <pic:blipFill>
                          <a:blip r:embed="rId90"/>
                          <a:stretch/>
                        </pic:blipFill>
                        <pic:spPr>
                          <a:xfrm>
                            <a:off x="44280" y="16560"/>
                            <a:ext cx="554400" cy="1800"/>
                          </a:xfrm>
                          <a:prstGeom prst="rect">
                            <a:avLst/>
                          </a:prstGeom>
                          <a:ln w="0">
                            <a:noFill/>
                          </a:ln>
                        </pic:spPr>
                      </pic:pic>
                      <pic:pic xmlns:pic="http://schemas.openxmlformats.org/drawingml/2006/picture">
                        <pic:nvPicPr>
                          <pic:cNvPr id="82" name="" descr=""/>
                          <pic:cNvPicPr/>
                        </pic:nvPicPr>
                        <pic:blipFill>
                          <a:blip r:embed="rId124"/>
                          <a:stretch/>
                        </pic:blipFill>
                        <pic:spPr>
                          <a:xfrm>
                            <a:off x="138600" y="17280"/>
                            <a:ext cx="364320" cy="1440"/>
                          </a:xfrm>
                          <a:prstGeom prst="rect">
                            <a:avLst/>
                          </a:prstGeom>
                          <a:ln w="0">
                            <a:noFill/>
                          </a:ln>
                        </pic:spPr>
                      </pic:pic>
                      <wps:wsp>
                        <wps:cNvSpPr/>
                        <wps:spPr>
                          <a:xfrm>
                            <a:off x="1635120" y="2691000"/>
                            <a:ext cx="531360" cy="1800"/>
                          </a:xfrm>
                          <a:custGeom>
                            <a:avLst/>
                            <a:gdLst/>
                            <a:ahLst/>
                            <a:rect l="l" t="t" r="r" b="b"/>
                            <a:pathLst>
                              <a:path w="3047" h="643">
                                <a:moveTo>
                                  <a:pt x="2938" y="0"/>
                                </a:moveTo>
                                <a:lnTo>
                                  <a:pt x="108" y="0"/>
                                </a:lnTo>
                                <a:lnTo>
                                  <a:pt x="65" y="9"/>
                                </a:lnTo>
                                <a:lnTo>
                                  <a:pt x="32" y="32"/>
                                </a:lnTo>
                                <a:lnTo>
                                  <a:pt x="9" y="65"/>
                                </a:lnTo>
                                <a:lnTo>
                                  <a:pt x="0" y="108"/>
                                </a:lnTo>
                                <a:lnTo>
                                  <a:pt x="0" y="534"/>
                                </a:lnTo>
                                <a:lnTo>
                                  <a:pt x="9" y="577"/>
                                </a:lnTo>
                                <a:lnTo>
                                  <a:pt x="32" y="610"/>
                                </a:lnTo>
                                <a:lnTo>
                                  <a:pt x="65" y="633"/>
                                </a:lnTo>
                                <a:lnTo>
                                  <a:pt x="108" y="642"/>
                                </a:lnTo>
                                <a:lnTo>
                                  <a:pt x="2938" y="642"/>
                                </a:lnTo>
                                <a:lnTo>
                                  <a:pt x="2981" y="633"/>
                                </a:lnTo>
                                <a:lnTo>
                                  <a:pt x="3014" y="610"/>
                                </a:lnTo>
                                <a:lnTo>
                                  <a:pt x="3037" y="577"/>
                                </a:lnTo>
                                <a:lnTo>
                                  <a:pt x="3046" y="534"/>
                                </a:lnTo>
                                <a:lnTo>
                                  <a:pt x="3046" y="108"/>
                                </a:lnTo>
                                <a:lnTo>
                                  <a:pt x="3037" y="65"/>
                                </a:lnTo>
                                <a:lnTo>
                                  <a:pt x="3014" y="32"/>
                                </a:lnTo>
                                <a:lnTo>
                                  <a:pt x="2981" y="9"/>
                                </a:lnTo>
                                <a:lnTo>
                                  <a:pt x="2938" y="0"/>
                                </a:lnTo>
                                <a:close/>
                              </a:path>
                            </a:pathLst>
                          </a:custGeom>
                          <a:solidFill>
                            <a:srgbClr val="f2f2f2"/>
                          </a:solidFill>
                          <a:ln w="0">
                            <a:noFill/>
                          </a:ln>
                        </wps:spPr>
                        <wps:style>
                          <a:lnRef idx="0"/>
                          <a:fillRef idx="0"/>
                          <a:effectRef idx="0"/>
                          <a:fontRef idx="minor"/>
                        </wps:style>
                        <wps:bodyPr/>
                      </wps:wsp>
                      <wps:wsp>
                        <wps:cNvSpPr/>
                        <wps:spPr>
                          <a:xfrm>
                            <a:off x="1892880" y="2689920"/>
                            <a:ext cx="15840" cy="1440"/>
                          </a:xfrm>
                          <a:custGeom>
                            <a:avLst/>
                            <a:gdLst/>
                            <a:ahLst/>
                            <a:rect l="l" t="t" r="r" b="b"/>
                            <a:pathLst>
                              <a:path w="91" h="685">
                                <a:moveTo>
                                  <a:pt x="34" y="594"/>
                                </a:moveTo>
                                <a:lnTo>
                                  <a:pt x="0" y="594"/>
                                </a:lnTo>
                                <a:lnTo>
                                  <a:pt x="46" y="684"/>
                                </a:lnTo>
                                <a:lnTo>
                                  <a:pt x="83" y="610"/>
                                </a:lnTo>
                                <a:lnTo>
                                  <a:pt x="34" y="610"/>
                                </a:lnTo>
                                <a:lnTo>
                                  <a:pt x="34" y="594"/>
                                </a:lnTo>
                                <a:moveTo>
                                  <a:pt x="56" y="594"/>
                                </a:moveTo>
                                <a:lnTo>
                                  <a:pt x="34" y="594"/>
                                </a:lnTo>
                                <a:lnTo>
                                  <a:pt x="34" y="610"/>
                                </a:lnTo>
                                <a:lnTo>
                                  <a:pt x="56" y="610"/>
                                </a:lnTo>
                                <a:lnTo>
                                  <a:pt x="56" y="594"/>
                                </a:lnTo>
                                <a:moveTo>
                                  <a:pt x="90" y="594"/>
                                </a:moveTo>
                                <a:lnTo>
                                  <a:pt x="56" y="594"/>
                                </a:lnTo>
                                <a:lnTo>
                                  <a:pt x="56" y="610"/>
                                </a:lnTo>
                                <a:lnTo>
                                  <a:pt x="83" y="610"/>
                                </a:lnTo>
                                <a:lnTo>
                                  <a:pt x="90" y="594"/>
                                </a:lnTo>
                                <a:moveTo>
                                  <a:pt x="56" y="0"/>
                                </a:moveTo>
                                <a:lnTo>
                                  <a:pt x="34" y="0"/>
                                </a:lnTo>
                                <a:lnTo>
                                  <a:pt x="34" y="594"/>
                                </a:lnTo>
                                <a:lnTo>
                                  <a:pt x="56" y="594"/>
                                </a:lnTo>
                                <a:lnTo>
                                  <a:pt x="56" y="0"/>
                                </a:lnTo>
                                <a:close/>
                              </a:path>
                            </a:pathLst>
                          </a:custGeom>
                          <a:solidFill>
                            <a:srgbClr val="a9d18e"/>
                          </a:solidFill>
                          <a:ln w="0">
                            <a:noFill/>
                          </a:ln>
                        </wps:spPr>
                        <wps:style>
                          <a:lnRef idx="0"/>
                          <a:fillRef idx="0"/>
                          <a:effectRef idx="0"/>
                          <a:fontRef idx="minor"/>
                        </wps:style>
                        <wps:bodyPr/>
                      </wps:wsp>
                      <pic:pic xmlns:pic="http://schemas.openxmlformats.org/drawingml/2006/picture">
                        <pic:nvPicPr>
                          <pic:cNvPr id="83" name="" descr=""/>
                          <pic:cNvPicPr/>
                        </pic:nvPicPr>
                        <pic:blipFill>
                          <a:blip r:embed="rId90"/>
                          <a:stretch/>
                        </pic:blipFill>
                        <pic:spPr>
                          <a:xfrm>
                            <a:off x="833760" y="16560"/>
                            <a:ext cx="554400" cy="1800"/>
                          </a:xfrm>
                          <a:prstGeom prst="rect">
                            <a:avLst/>
                          </a:prstGeom>
                          <a:ln w="0">
                            <a:noFill/>
                          </a:ln>
                        </pic:spPr>
                      </pic:pic>
                      <pic:pic xmlns:pic="http://schemas.openxmlformats.org/drawingml/2006/picture">
                        <pic:nvPicPr>
                          <pic:cNvPr id="84" name="" descr=""/>
                          <pic:cNvPicPr/>
                        </pic:nvPicPr>
                        <pic:blipFill>
                          <a:blip r:embed="rId125"/>
                          <a:stretch/>
                        </pic:blipFill>
                        <pic:spPr>
                          <a:xfrm>
                            <a:off x="891000" y="17280"/>
                            <a:ext cx="439920" cy="1440"/>
                          </a:xfrm>
                          <a:prstGeom prst="rect">
                            <a:avLst/>
                          </a:prstGeom>
                          <a:ln w="0">
                            <a:noFill/>
                          </a:ln>
                        </pic:spPr>
                      </pic:pic>
                      <wps:wsp>
                        <wps:cNvSpPr/>
                        <wps:spPr>
                          <a:xfrm>
                            <a:off x="2424600" y="2691000"/>
                            <a:ext cx="531360" cy="1800"/>
                          </a:xfrm>
                          <a:custGeom>
                            <a:avLst/>
                            <a:gdLst/>
                            <a:ahLst/>
                            <a:rect l="l" t="t" r="r" b="b"/>
                            <a:pathLst>
                              <a:path w="3047" h="643">
                                <a:moveTo>
                                  <a:pt x="2939" y="0"/>
                                </a:moveTo>
                                <a:lnTo>
                                  <a:pt x="106" y="0"/>
                                </a:lnTo>
                                <a:lnTo>
                                  <a:pt x="65" y="9"/>
                                </a:lnTo>
                                <a:lnTo>
                                  <a:pt x="30" y="32"/>
                                </a:lnTo>
                                <a:lnTo>
                                  <a:pt x="7" y="65"/>
                                </a:lnTo>
                                <a:lnTo>
                                  <a:pt x="0" y="108"/>
                                </a:lnTo>
                                <a:lnTo>
                                  <a:pt x="0" y="534"/>
                                </a:lnTo>
                                <a:lnTo>
                                  <a:pt x="7" y="577"/>
                                </a:lnTo>
                                <a:lnTo>
                                  <a:pt x="30" y="610"/>
                                </a:lnTo>
                                <a:lnTo>
                                  <a:pt x="65" y="633"/>
                                </a:lnTo>
                                <a:lnTo>
                                  <a:pt x="106" y="642"/>
                                </a:lnTo>
                                <a:lnTo>
                                  <a:pt x="2939" y="642"/>
                                </a:lnTo>
                                <a:lnTo>
                                  <a:pt x="2981" y="633"/>
                                </a:lnTo>
                                <a:lnTo>
                                  <a:pt x="3014" y="610"/>
                                </a:lnTo>
                                <a:lnTo>
                                  <a:pt x="3037" y="577"/>
                                </a:lnTo>
                                <a:lnTo>
                                  <a:pt x="3046" y="534"/>
                                </a:lnTo>
                                <a:lnTo>
                                  <a:pt x="3046" y="108"/>
                                </a:lnTo>
                                <a:lnTo>
                                  <a:pt x="3037" y="65"/>
                                </a:lnTo>
                                <a:lnTo>
                                  <a:pt x="3014" y="32"/>
                                </a:lnTo>
                                <a:lnTo>
                                  <a:pt x="2981" y="9"/>
                                </a:lnTo>
                                <a:lnTo>
                                  <a:pt x="2939" y="0"/>
                                </a:lnTo>
                                <a:close/>
                              </a:path>
                            </a:pathLst>
                          </a:custGeom>
                          <a:solidFill>
                            <a:srgbClr val="f2f2f2"/>
                          </a:solidFill>
                          <a:ln w="0">
                            <a:noFill/>
                          </a:ln>
                        </wps:spPr>
                        <wps:style>
                          <a:lnRef idx="0"/>
                          <a:fillRef idx="0"/>
                          <a:effectRef idx="0"/>
                          <a:fontRef idx="minor"/>
                        </wps:style>
                        <wps:bodyPr/>
                      </wps:wsp>
                      <wps:wsp>
                        <wps:cNvSpPr/>
                        <wps:spPr>
                          <a:xfrm>
                            <a:off x="2166480" y="2692440"/>
                            <a:ext cx="256680" cy="720"/>
                          </a:xfrm>
                          <a:custGeom>
                            <a:avLst/>
                            <a:gdLst/>
                            <a:ahLst/>
                            <a:rect l="l" t="t" r="r" b="b"/>
                            <a:pathLst>
                              <a:path w="1474" h="91">
                                <a:moveTo>
                                  <a:pt x="1450" y="34"/>
                                </a:moveTo>
                                <a:lnTo>
                                  <a:pt x="1397" y="34"/>
                                </a:lnTo>
                                <a:lnTo>
                                  <a:pt x="1397" y="56"/>
                                </a:lnTo>
                                <a:lnTo>
                                  <a:pt x="1383" y="56"/>
                                </a:lnTo>
                                <a:lnTo>
                                  <a:pt x="1383" y="90"/>
                                </a:lnTo>
                                <a:lnTo>
                                  <a:pt x="1473" y="44"/>
                                </a:lnTo>
                                <a:lnTo>
                                  <a:pt x="1450" y="34"/>
                                </a:lnTo>
                                <a:moveTo>
                                  <a:pt x="1383" y="34"/>
                                </a:moveTo>
                                <a:lnTo>
                                  <a:pt x="0" y="34"/>
                                </a:lnTo>
                                <a:lnTo>
                                  <a:pt x="0" y="56"/>
                                </a:lnTo>
                                <a:lnTo>
                                  <a:pt x="1383" y="56"/>
                                </a:lnTo>
                                <a:lnTo>
                                  <a:pt x="1383" y="34"/>
                                </a:lnTo>
                                <a:moveTo>
                                  <a:pt x="1397" y="34"/>
                                </a:moveTo>
                                <a:lnTo>
                                  <a:pt x="1383" y="34"/>
                                </a:lnTo>
                                <a:lnTo>
                                  <a:pt x="1383" y="56"/>
                                </a:lnTo>
                                <a:lnTo>
                                  <a:pt x="1397" y="56"/>
                                </a:lnTo>
                                <a:lnTo>
                                  <a:pt x="1397" y="34"/>
                                </a:lnTo>
                                <a:moveTo>
                                  <a:pt x="1383" y="0"/>
                                </a:moveTo>
                                <a:lnTo>
                                  <a:pt x="1383" y="34"/>
                                </a:lnTo>
                                <a:lnTo>
                                  <a:pt x="1450" y="34"/>
                                </a:lnTo>
                                <a:lnTo>
                                  <a:pt x="1383" y="0"/>
                                </a:lnTo>
                                <a:close/>
                              </a:path>
                            </a:pathLst>
                          </a:custGeom>
                          <a:solidFill>
                            <a:srgbClr val="a9d18e"/>
                          </a:solidFill>
                          <a:ln w="0">
                            <a:noFill/>
                          </a:ln>
                        </wps:spPr>
                        <wps:style>
                          <a:lnRef idx="0"/>
                          <a:fillRef idx="0"/>
                          <a:effectRef idx="0"/>
                          <a:fontRef idx="minor"/>
                        </wps:style>
                        <wps:bodyPr/>
                      </wps:wsp>
                      <wps:wsp>
                        <wps:cNvSpPr/>
                        <wps:spPr>
                          <a:xfrm>
                            <a:off x="0" y="6840"/>
                            <a:ext cx="1432440" cy="12240"/>
                          </a:xfrm>
                          <a:prstGeom prst="rect">
                            <a:avLst/>
                          </a:prstGeom>
                          <a:noFill/>
                          <a:ln w="12240">
                            <a:solidFill>
                              <a:srgbClr val="4472c4"/>
                            </a:solidFill>
                            <a:round/>
                          </a:ln>
                        </wps:spPr>
                        <wps:style>
                          <a:lnRef idx="0"/>
                          <a:fillRef idx="0"/>
                          <a:effectRef idx="0"/>
                          <a:fontRef idx="minor"/>
                        </wps:style>
                        <wps:bodyPr/>
                      </wps:wsp>
                      <wps:wsp>
                        <wps:cNvSpPr/>
                        <wps:spPr>
                          <a:xfrm>
                            <a:off x="92160" y="6840"/>
                            <a:ext cx="45324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Reorganize Model Data</w:t>
                              </w:r>
                            </w:p>
                          </w:txbxContent>
                        </wps:txbx>
                        <wps:bodyPr lIns="0" rIns="0" tIns="0" bIns="0">
                          <a:noAutofit/>
                        </wps:bodyPr>
                      </wps:wsp>
                      <wps:wsp>
                        <wps:cNvSpPr/>
                        <wps:spPr>
                          <a:xfrm>
                            <a:off x="925920" y="6840"/>
                            <a:ext cx="36576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Send Email to User</w:t>
                              </w:r>
                            </w:p>
                          </w:txbxContent>
                        </wps:txbx>
                        <wps:bodyPr lIns="0" rIns="0" tIns="0" bIns="0">
                          <a:noAutofit/>
                        </wps:bodyPr>
                      </wps:wsp>
                      <wps:wsp>
                        <wps:cNvSpPr/>
                        <wps:spPr>
                          <a:xfrm>
                            <a:off x="128160" y="10800"/>
                            <a:ext cx="378000" cy="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Build Model in Julia</w:t>
                              </w:r>
                            </w:p>
                          </w:txbxContent>
                        </wps:txbx>
                        <wps:bodyPr lIns="0" rIns="0" tIns="0" bIns="0">
                          <a:noAutofit/>
                        </wps:bodyPr>
                      </wps:wsp>
                      <wps:wsp>
                        <wps:cNvSpPr/>
                        <wps:spPr>
                          <a:xfrm>
                            <a:off x="1152000" y="12240"/>
                            <a:ext cx="250920" cy="144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Arial" w:hAnsi="Arial" w:eastAsia="Calibri"/>
                                  <w:color w:val="4472C4"/>
                                </w:rPr>
                                <w:t>Server Side</w:t>
                              </w:r>
                            </w:p>
                          </w:txbxContent>
                        </wps:txbx>
                        <wps:bodyPr lIns="0" rIns="0" tIns="0" bIns="0">
                          <a:noAutofit/>
                        </wps:bodyPr>
                      </wps:wsp>
                      <wps:wsp>
                        <wps:cNvSpPr/>
                        <wps:spPr>
                          <a:xfrm>
                            <a:off x="89640" y="14040"/>
                            <a:ext cx="459720" cy="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Call Optimization Solver</w:t>
                              </w:r>
                            </w:p>
                          </w:txbxContent>
                        </wps:txbx>
                        <wps:bodyPr lIns="0" rIns="0" tIns="0" bIns="0">
                          <a:noAutofit/>
                        </wps:bodyPr>
                      </wps:wsp>
                      <wps:wsp>
                        <wps:cNvSpPr/>
                        <wps:spPr>
                          <a:xfrm>
                            <a:off x="172080" y="17280"/>
                            <a:ext cx="290160" cy="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Output Results</w:t>
                              </w:r>
                            </w:p>
                          </w:txbxContent>
                        </wps:txbx>
                        <wps:bodyPr lIns="0" rIns="0" tIns="0" bIns="0">
                          <a:noAutofit/>
                        </wps:bodyPr>
                      </wps:wsp>
                      <wps:wsp>
                        <wps:cNvSpPr/>
                        <wps:spPr>
                          <a:xfrm>
                            <a:off x="925920" y="17280"/>
                            <a:ext cx="365760" cy="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Send Email to User</w:t>
                              </w:r>
                            </w:p>
                          </w:txbxContent>
                        </wps:txbx>
                        <wps:bodyPr lIns="0" rIns="0" tIns="0" bIns="0">
                          <a:noAutofit/>
                        </wps:bodyPr>
                      </wps:wsp>
                      <wps:wsp>
                        <wps:cNvSpPr/>
                        <wps:spPr>
                          <a:xfrm>
                            <a:off x="634320" y="5040"/>
                            <a:ext cx="211320" cy="720"/>
                          </a:xfrm>
                          <a:prstGeom prst="rect">
                            <a:avLst/>
                          </a:prstGeom>
                          <a:noFill/>
                          <a:ln w="0">
                            <a:noFill/>
                          </a:ln>
                        </wps:spPr>
                        <wps:style>
                          <a:lnRef idx="0"/>
                          <a:fillRef idx="0"/>
                          <a:effectRef idx="0"/>
                          <a:fontRef idx="minor"/>
                        </wps:style>
                        <wps:txb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Arial" w:hAnsi="Arial" w:eastAsia="Calibri"/>
                                  <w:color w:val="EE7C31"/>
                                </w:rPr>
                                <w:t>User Side</w:t>
                              </w:r>
                            </w:p>
                          </w:txbxContent>
                        </wps:txbx>
                        <wps:bodyPr lIns="0" rIns="0" tIns="0" bIns="0">
                          <a:noAutofit/>
                        </wps:bodyPr>
                      </wps:wsp>
                      <wps:wsp>
                        <wps:cNvSpPr/>
                        <wps:spPr>
                          <a:xfrm>
                            <a:off x="0" y="0"/>
                            <a:ext cx="625320" cy="5760"/>
                          </a:xfrm>
                          <a:prstGeom prst="rect">
                            <a:avLst/>
                          </a:prstGeom>
                          <a:noFill/>
                          <a:ln w="12240">
                            <a:solidFill>
                              <a:srgbClr val="ed7d31"/>
                            </a:solidFill>
                            <a:prstDash val="sysDot"/>
                            <a:round/>
                          </a:ln>
                        </wps:spPr>
                        <wps:style>
                          <a:lnRef idx="0"/>
                          <a:fillRef idx="0"/>
                          <a:effectRef idx="0"/>
                          <a:fontRef idx="minor"/>
                        </wps:style>
                        <wps:txbx>
                          <w:txbxContent>
                            <w:p>
                              <w:pPr>
                                <w:overflowPunct w:val="false"/>
                                <w:spacing w:before="0" w:after="0" w:lineRule="auto" w:line="240"/>
                                <w:jc w:val="center"/>
                                <w:rPr/>
                              </w:pPr>
                              <w:r>
                                <w:rPr>
                                  <w:sz w:val="17"/>
                                  <w:b w:val="false"/>
                                  <w:u w:val="none"/>
                                  <w:dstrike w:val="false"/>
                                  <w:strike w:val="false"/>
                                  <w:i w:val="false"/>
                                  <w:vertAlign w:val="baseline"/>
                                  <w:position w:val="0"/>
                                  <w:spacing w:val="0"/>
                                  <w:szCs w:val="17"/>
                                  <w:bCs w:val="false"/>
                                  <w:iCs w:val="false"/>
                                  <w:smallCaps w:val="false"/>
                                  <w:caps w:val="false"/>
                                  <w:rFonts w:cs="" w:cstheme="minorBidi" w:ascii="Calibri" w:hAnsi="Calibri" w:eastAsia="Calibri"/>
                                  <w:color w:val="404040"/>
                                </w:rPr>
                                <w:t>Enter Step 6</w:t>
                              </w:r>
                            </w:p>
                            <w:p>
                              <w:pPr>
                                <w:overflowPunct w:val="false"/>
                                <w:spacing w:before="0" w:after="0" w:lineRule="auto" w:line="240"/>
                                <w:jc w:val="center"/>
                                <w:rPr/>
                              </w:pPr>
                              <w:r>
                                <w:rPr>
                                  <w:sz w:val="22"/>
                                  <w:rFonts w:ascii="Calibri" w:hAnsi="Calibri" w:eastAsia="Calibri" w:cs="" w:asciiTheme="minorHAnsi" w:cstheme="minorBidi" w:eastAsiaTheme="minorHAnsi" w:hAnsiTheme="minorHAnsi"/>
                                </w:rPr>
                              </w:r>
                            </w:p>
                            <w:p>
                              <w:pPr>
                                <w:overflowPunct w:val="false"/>
                                <w:spacing w:before="0" w:after="0" w:lineRule="auto" w:line="240"/>
                                <w:jc w:val="center"/>
                                <w:rPr/>
                              </w:pPr>
                              <w:r>
                                <w:rPr>
                                  <w:sz w:val="22"/>
                                  <w:rFonts w:ascii="Calibri" w:hAnsi="Calibri" w:eastAsia="Calibri" w:cs="" w:asciiTheme="minorHAnsi" w:cstheme="minorBidi" w:eastAsiaTheme="minorHAnsi" w:hAnsiTheme="minorHAnsi"/>
                                </w:rPr>
                              </w:r>
                            </w:p>
                            <w:p>
                              <w:pPr>
                                <w:overflowPunct w:val="false"/>
                                <w:spacing w:before="0" w:after="0" w:lineRule="auto" w:line="240"/>
                                <w:jc w:val="center"/>
                                <w:rPr/>
                              </w:pPr>
                              <w:r>
                                <w:rPr>
                                  <w:sz w:val="17"/>
                                  <w:b w:val="false"/>
                                  <w:u w:val="none"/>
                                  <w:dstrike w:val="false"/>
                                  <w:strike w:val="false"/>
                                  <w:i w:val="false"/>
                                  <w:vertAlign w:val="baseline"/>
                                  <w:position w:val="0"/>
                                  <w:spacing w:val="0"/>
                                  <w:szCs w:val="17"/>
                                  <w:bCs w:val="false"/>
                                  <w:iCs w:val="false"/>
                                  <w:smallCaps w:val="false"/>
                                  <w:caps w:val="false"/>
                                  <w:rFonts w:cs="" w:cstheme="minorBidi" w:ascii="Calibri" w:hAnsi="Calibri" w:eastAsia="Calibri"/>
                                  <w:color w:val="404040"/>
                                </w:rPr>
                                <w:t>Click Run Button</w:t>
                              </w:r>
                            </w:p>
                          </w:txbxContent>
                        </wps:txbx>
                        <wps:bodyPr lIns="0" rIns="0" tIns="0" bIns="0">
                          <a:noAutofit/>
                        </wps:bodyPr>
                      </wps:wsp>
                    </wpg:wgp>
                  </a:graphicData>
                </a:graphic>
              </wp:anchor>
            </w:drawing>
          </mc:Choice>
          <mc:Fallback>
            <w:pict>
              <v:group id="shape_0" alt="Image58" style="position:absolute;margin-left:185.8pt;margin-top:13.7pt;width:232.8pt;height:212.05pt" coordorigin="3716,274" coordsize="4656,4241">
                <v:shape id="shape_0" stroked="f" style="position:absolute;left:3786;top:274;width:872;height:2;mso-position-horizontal-relative:page" type="shapetype_75">
                  <v:imagedata r:id="rId90" o:detectmouseclick="t"/>
                  <w10:wrap type="none"/>
                  <v:stroke color="#3465a4" joinstyle="round" endcap="flat"/>
                </v:shape>
                <v:shape id="shape_0" stroked="f" style="position:absolute;left:3950;top:275;width:544;height:2;mso-position-horizontal-relative:page" type="shapetype_75">
                  <v:imagedata r:id="rId117" o:detectmouseclick="t"/>
                  <w10:wrap type="none"/>
                  <v:stroke color="#3465a4" joinstyle="round" endcap="flat"/>
                </v:shape>
                <v:shape id="shape_0" stroked="f" style="position:absolute;left:3786;top:280;width:872;height:2;mso-position-horizontal-relative:page" type="shapetype_75">
                  <v:imagedata r:id="rId32" o:detectmouseclick="t"/>
                  <w10:wrap type="none"/>
                  <v:stroke color="#3465a4" joinstyle="round" endcap="flat"/>
                </v:shape>
                <v:shape id="shape_0" stroked="f" style="position:absolute;left:3876;top:280;width:692;height:2;mso-position-horizontal-relative:page" type="shapetype_75">
                  <v:imagedata r:id="rId118" o:detectmouseclick="t"/>
                  <w10:wrap type="none"/>
                  <v:stroke color="#3465a4" joinstyle="round" endcap="flat"/>
                </v:shape>
                <v:shape id="shape_0" stroked="f" style="position:absolute;left:3786;top:285;width:877;height:2;mso-position-horizontal-relative:page" type="shapetype_75">
                  <v:imagedata r:id="rId119" o:detectmouseclick="t"/>
                  <w10:wrap type="none"/>
                  <v:stroke color="#3465a4" joinstyle="round" endcap="flat"/>
                </v:shape>
                <v:shape id="shape_0" stroked="f" style="position:absolute;left:3806;top:285;width:832;height:2;mso-position-horizontal-relative:page" type="shapetype_75">
                  <v:imagedata r:id="rId120" o:detectmouseclick="t"/>
                  <w10:wrap type="none"/>
                  <v:stroke color="#3465a4" joinstyle="round" endcap="flat"/>
                </v:shape>
                <v:shape id="shape_0" stroked="f" style="position:absolute;left:3786;top:290;width:872;height:2;mso-position-horizontal-relative:page" type="shapetype_75">
                  <v:imagedata r:id="rId32" o:detectmouseclick="t"/>
                  <w10:wrap type="none"/>
                  <v:stroke color="#3465a4" joinstyle="round" endcap="flat"/>
                </v:shape>
                <v:shape id="shape_0" stroked="f" style="position:absolute;left:3864;top:290;width:712;height:2;mso-position-horizontal-relative:page" type="shapetype_75">
                  <v:imagedata r:id="rId121" o:detectmouseclick="t"/>
                  <w10:wrap type="none"/>
                  <v:stroke color="#3465a4" joinstyle="round" endcap="flat"/>
                </v:shape>
                <v:shape id="shape_0" stroked="f" style="position:absolute;left:5029;top:285;width:872;height:2;mso-position-horizontal-relative:page" type="shapetype_75">
                  <v:imagedata r:id="rId32" o:detectmouseclick="t"/>
                  <w10:wrap type="none"/>
                  <v:stroke color="#3465a4" joinstyle="round" endcap="flat"/>
                </v:shape>
                <v:shape id="shape_0" stroked="f" style="position:absolute;left:5119;top:285;width:692;height:2;mso-position-horizontal-relative:page" type="shapetype_75">
                  <v:imagedata r:id="rId122" o:detectmouseclick="t"/>
                  <w10:wrap type="none"/>
                  <v:stroke color="#3465a4" joinstyle="round" endcap="flat"/>
                </v:shape>
                <v:shape id="shape_0" stroked="f" style="position:absolute;left:3786;top:295;width:872;height:2;mso-position-horizontal-relative:page" type="shapetype_75">
                  <v:imagedata r:id="rId90" o:detectmouseclick="t"/>
                  <w10:wrap type="none"/>
                  <v:stroke color="#3465a4" joinstyle="round" endcap="flat"/>
                </v:shape>
                <v:shape id="shape_0" stroked="f" style="position:absolute;left:3802;top:295;width:840;height:2;mso-position-horizontal-relative:page" type="shapetype_75">
                  <v:imagedata r:id="rId123" o:detectmouseclick="t"/>
                  <w10:wrap type="none"/>
                  <v:stroke color="#3465a4" joinstyle="round" endcap="flat"/>
                </v:shape>
                <v:shape id="shape_0" stroked="f" style="position:absolute;left:3786;top:300;width:872;height:2;mso-position-horizontal-relative:page" type="shapetype_75">
                  <v:imagedata r:id="rId90" o:detectmouseclick="t"/>
                  <w10:wrap type="none"/>
                  <v:stroke color="#3465a4" joinstyle="round" endcap="flat"/>
                </v:shape>
                <v:shape id="shape_0" stroked="f" style="position:absolute;left:3934;top:301;width:573;height:1;mso-position-horizontal-relative:page" type="shapetype_75">
                  <v:imagedata r:id="rId124" o:detectmouseclick="t"/>
                  <w10:wrap type="none"/>
                  <v:stroke color="#3465a4" joinstyle="round" endcap="flat"/>
                </v:shape>
                <v:shape id="shape_0" stroked="f" style="position:absolute;left:5029;top:300;width:872;height:2;mso-position-horizontal-relative:page" type="shapetype_75">
                  <v:imagedata r:id="rId90" o:detectmouseclick="t"/>
                  <w10:wrap type="none"/>
                  <v:stroke color="#3465a4" joinstyle="round" endcap="flat"/>
                </v:shape>
                <v:shape id="shape_0" stroked="f" style="position:absolute;left:5119;top:301;width:692;height:1;mso-position-horizontal-relative:page" type="shapetype_75">
                  <v:imagedata r:id="rId125" o:detectmouseclick="t"/>
                  <w10:wrap type="none"/>
                  <v:stroke color="#3465a4" joinstyle="round" endcap="flat"/>
                </v:shape>
                <v:rect id="shape_0" ID="Rectangle 1" stroked="t" style="position:absolute;left:3716;top:285;width:2255;height:18;mso-position-horizontal-relative:page">
                  <w10:wrap type="none"/>
                  <v:fill o:detectmouseclick="t" on="false"/>
                  <v:stroke color="#4472c4" weight="12240" joinstyle="round" endcap="flat"/>
                </v:rect>
                <v:rect id="shape_0" stroked="f" style="position:absolute;left:3861;top:285;width:713;height:1;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Reorganize Model Data</w:t>
                        </w:r>
                      </w:p>
                    </w:txbxContent>
                  </v:textbox>
                  <w10:wrap type="square"/>
                  <v:fill o:detectmouseclick="t" on="false"/>
                  <v:stroke color="#3465a4" joinstyle="round" endcap="flat"/>
                </v:rect>
                <v:rect id="shape_0" stroked="f" style="position:absolute;left:5174;top:285;width:575;height:1;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Send Email to User</w:t>
                        </w:r>
                      </w:p>
                    </w:txbxContent>
                  </v:textbox>
                  <w10:wrap type="square"/>
                  <v:fill o:detectmouseclick="t" on="false"/>
                  <v:stroke color="#3465a4" joinstyle="round" endcap="flat"/>
                </v:rect>
                <v:rect id="shape_0" stroked="f" style="position:absolute;left:3918;top:291;width:594;height:0;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Build Model in Julia</w:t>
                        </w:r>
                      </w:p>
                    </w:txbxContent>
                  </v:textbox>
                  <w10:wrap type="square"/>
                  <v:fill o:detectmouseclick="t" on="false"/>
                  <v:stroke color="#3465a4" joinstyle="round" endcap="flat"/>
                </v:rect>
                <v:rect id="shape_0" stroked="f" style="position:absolute;left:5530;top:293;width:394;height:1;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Arial" w:hAnsi="Arial" w:eastAsia="Calibri"/>
                            <w:color w:val="4472C4"/>
                          </w:rPr>
                          <w:t>Server Side</w:t>
                        </w:r>
                      </w:p>
                    </w:txbxContent>
                  </v:textbox>
                  <w10:wrap type="square"/>
                  <v:fill o:detectmouseclick="t" on="false"/>
                  <v:stroke color="#3465a4" joinstyle="round" endcap="flat"/>
                </v:rect>
                <v:rect id="shape_0" stroked="f" style="position:absolute;left:3857;top:296;width:723;height:0;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Call Optimization Solver</w:t>
                        </w:r>
                      </w:p>
                    </w:txbxContent>
                  </v:textbox>
                  <w10:wrap type="square"/>
                  <v:fill o:detectmouseclick="t" on="false"/>
                  <v:stroke color="#3465a4" joinstyle="round" endcap="flat"/>
                </v:rect>
                <v:rect id="shape_0" stroked="f" style="position:absolute;left:3987;top:301;width:456;height:0;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Output Results</w:t>
                        </w:r>
                      </w:p>
                    </w:txbxContent>
                  </v:textbox>
                  <w10:wrap type="square"/>
                  <v:fill o:detectmouseclick="t" on="false"/>
                  <v:stroke color="#3465a4" joinstyle="round" endcap="flat"/>
                </v:rect>
                <v:rect id="shape_0" stroked="f" style="position:absolute;left:5174;top:301;width:575;height:0;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Calibri" w:hAnsi="Calibri" w:eastAsia="Calibri"/>
                            <w:color w:val="404040"/>
                          </w:rPr>
                          <w:t>Send Email to User</w:t>
                        </w:r>
                      </w:p>
                    </w:txbxContent>
                  </v:textbox>
                  <w10:wrap type="square"/>
                  <v:fill o:detectmouseclick="t" on="false"/>
                  <v:stroke color="#3465a4" joinstyle="round" endcap="flat"/>
                </v:rect>
                <v:rect id="shape_0" stroked="f" style="position:absolute;left:4715;top:282;width:332;height:0;mso-position-horizontal-relative:page">
                  <v:textbox>
                    <w:txbxContent>
                      <w:p>
                        <w:pPr>
                          <w:overflowPunct w:val="false"/>
                          <w:spacing w:before="0" w:after="0" w:lineRule="auto" w:line="240"/>
                          <w:jc w:val="left"/>
                          <w:rPr/>
                        </w:pPr>
                        <w:r>
                          <w:rPr>
                            <w:sz w:val="15"/>
                            <w:b w:val="false"/>
                            <w:u w:val="none"/>
                            <w:dstrike w:val="false"/>
                            <w:strike w:val="false"/>
                            <w:i w:val="false"/>
                            <w:vertAlign w:val="baseline"/>
                            <w:position w:val="0"/>
                            <w:spacing w:val="0"/>
                            <w:szCs w:val="15"/>
                            <w:bCs w:val="false"/>
                            <w:iCs w:val="false"/>
                            <w:smallCaps w:val="false"/>
                            <w:caps w:val="false"/>
                            <w:rFonts w:cs="" w:cstheme="minorBidi" w:ascii="Arial" w:hAnsi="Arial" w:eastAsia="Calibri"/>
                            <w:color w:val="EE7C31"/>
                          </w:rPr>
                          <w:t>User Side</w:t>
                        </w:r>
                      </w:p>
                    </w:txbxContent>
                  </v:textbox>
                  <w10:wrap type="square"/>
                  <v:fill o:detectmouseclick="t" on="false"/>
                  <v:stroke color="#3465a4" joinstyle="round" endcap="flat"/>
                </v:rect>
                <v:rect id="shape_0" stroked="t" style="position:absolute;left:3716;top:274;width:984;height:8;mso-position-horizontal-relative:page">
                  <v:textbox>
                    <w:txbxContent>
                      <w:p>
                        <w:pPr>
                          <w:overflowPunct w:val="false"/>
                          <w:spacing w:before="0" w:after="0" w:lineRule="auto" w:line="240"/>
                          <w:jc w:val="center"/>
                          <w:rPr/>
                        </w:pPr>
                        <w:r>
                          <w:rPr>
                            <w:sz w:val="17"/>
                            <w:b w:val="false"/>
                            <w:u w:val="none"/>
                            <w:dstrike w:val="false"/>
                            <w:strike w:val="false"/>
                            <w:i w:val="false"/>
                            <w:vertAlign w:val="baseline"/>
                            <w:position w:val="0"/>
                            <w:spacing w:val="0"/>
                            <w:szCs w:val="17"/>
                            <w:bCs w:val="false"/>
                            <w:iCs w:val="false"/>
                            <w:smallCaps w:val="false"/>
                            <w:caps w:val="false"/>
                            <w:rFonts w:cs="" w:cstheme="minorBidi" w:ascii="Calibri" w:hAnsi="Calibri" w:eastAsia="Calibri"/>
                            <w:color w:val="404040"/>
                          </w:rPr>
                          <w:t>Enter Step 6</w:t>
                        </w:r>
                      </w:p>
                      <w:p>
                        <w:pPr>
                          <w:overflowPunct w:val="false"/>
                          <w:spacing w:before="0" w:after="0" w:lineRule="auto" w:line="240"/>
                          <w:jc w:val="center"/>
                          <w:rPr/>
                        </w:pPr>
                        <w:r>
                          <w:rPr>
                            <w:sz w:val="22"/>
                            <w:rFonts w:ascii="Calibri" w:hAnsi="Calibri" w:eastAsia="Calibri" w:cs="" w:asciiTheme="minorHAnsi" w:cstheme="minorBidi" w:eastAsiaTheme="minorHAnsi" w:hAnsiTheme="minorHAnsi"/>
                          </w:rPr>
                        </w:r>
                      </w:p>
                      <w:p>
                        <w:pPr>
                          <w:overflowPunct w:val="false"/>
                          <w:spacing w:before="0" w:after="0" w:lineRule="auto" w:line="240"/>
                          <w:jc w:val="center"/>
                          <w:rPr/>
                        </w:pPr>
                        <w:r>
                          <w:rPr>
                            <w:sz w:val="22"/>
                            <w:rFonts w:ascii="Calibri" w:hAnsi="Calibri" w:eastAsia="Calibri" w:cs="" w:asciiTheme="minorHAnsi" w:cstheme="minorBidi" w:eastAsiaTheme="minorHAnsi" w:hAnsiTheme="minorHAnsi"/>
                          </w:rPr>
                        </w:r>
                      </w:p>
                      <w:p>
                        <w:pPr>
                          <w:overflowPunct w:val="false"/>
                          <w:spacing w:before="0" w:after="0" w:lineRule="auto" w:line="240"/>
                          <w:jc w:val="center"/>
                          <w:rPr/>
                        </w:pPr>
                        <w:r>
                          <w:rPr>
                            <w:sz w:val="17"/>
                            <w:b w:val="false"/>
                            <w:u w:val="none"/>
                            <w:dstrike w:val="false"/>
                            <w:strike w:val="false"/>
                            <w:i w:val="false"/>
                            <w:vertAlign w:val="baseline"/>
                            <w:position w:val="0"/>
                            <w:spacing w:val="0"/>
                            <w:szCs w:val="17"/>
                            <w:bCs w:val="false"/>
                            <w:iCs w:val="false"/>
                            <w:smallCaps w:val="false"/>
                            <w:caps w:val="false"/>
                            <w:rFonts w:cs="" w:cstheme="minorBidi" w:ascii="Calibri" w:hAnsi="Calibri" w:eastAsia="Calibri"/>
                            <w:color w:val="404040"/>
                          </w:rPr>
                          <w:t>Click Run Button</w:t>
                        </w:r>
                      </w:p>
                    </w:txbxContent>
                  </v:textbox>
                  <w10:wrap type="square"/>
                  <v:fill o:detectmouseclick="t" on="false"/>
                  <v:stroke color="#ed7d31" weight="12240" dashstyle="shortdot" joinstyle="round" endcap="flat"/>
                </v:rect>
              </v:group>
            </w:pict>
          </mc:Fallback>
        </mc:AlternateContent>
      </w:r>
    </w:p>
    <w:p>
      <w:pPr>
        <w:pStyle w:val="TextBody"/>
        <w:spacing w:before="3" w:after="0"/>
        <w:rPr>
          <w:sz w:val="7"/>
        </w:rPr>
      </w:pPr>
      <w:r>
        <w:rPr>
          <w:sz w:val="7"/>
        </w:rPr>
      </w:r>
    </w:p>
    <w:p>
      <w:pPr>
        <w:pStyle w:val="Normal"/>
        <w:spacing w:before="95" w:after="0"/>
        <w:ind w:left="373" w:right="550" w:hanging="0"/>
        <w:jc w:val="center"/>
        <w:rPr/>
      </w:pPr>
      <w:r>
        <w:rPr>
          <w:b/>
        </w:rPr>
        <w:t xml:space="preserve">Figure 27: </w:t>
      </w:r>
      <w:r>
        <w:rPr/>
        <w:t>Run the</w:t>
      </w:r>
      <w:r>
        <w:rPr>
          <w:spacing w:val="-10"/>
        </w:rPr>
        <w:t xml:space="preserve"> </w:t>
      </w:r>
      <w:r>
        <w:rPr/>
        <w:t>model</w:t>
      </w:r>
    </w:p>
    <w:p>
      <w:pPr>
        <w:pStyle w:val="TextBody"/>
        <w:spacing w:before="3" w:after="0"/>
        <w:rPr>
          <w:sz w:val="26"/>
        </w:rPr>
      </w:pPr>
      <w:r>
        <w:rPr>
          <w:sz w:val="26"/>
        </w:rPr>
      </w:r>
    </w:p>
    <w:p>
      <w:pPr>
        <w:sectPr>
          <w:headerReference w:type="default" r:id="rId126"/>
          <w:footerReference w:type="default" r:id="rId127"/>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before="1" w:after="0"/>
        <w:ind w:left="155" w:right="333" w:firstLine="338"/>
        <w:jc w:val="both"/>
        <w:rPr/>
      </w:pPr>
      <w:r>
        <w:rPr/>
        <w:t>Once the user receives the email indicating that the model is solved, the model status will be changed</w:t>
      </w:r>
      <w:r>
        <w:rPr>
          <w:spacing w:val="-16"/>
        </w:rPr>
        <w:t xml:space="preserve"> </w:t>
      </w:r>
      <w:r>
        <w:rPr/>
        <w:t>to</w:t>
      </w:r>
      <w:r>
        <w:rPr>
          <w:spacing w:val="-16"/>
        </w:rPr>
        <w:t xml:space="preserve"> </w:t>
      </w:r>
      <w:r>
        <w:rPr>
          <w:rFonts w:ascii="Courier New" w:hAnsi="Courier New"/>
        </w:rPr>
        <w:t>Complete</w:t>
      </w:r>
      <w:r>
        <w:rPr>
          <w:rFonts w:ascii="Courier New" w:hAnsi="Courier New"/>
          <w:spacing w:val="-92"/>
        </w:rPr>
        <w:t xml:space="preserve"> </w:t>
      </w:r>
      <w:r>
        <w:rPr/>
        <w:t>and</w:t>
      </w:r>
      <w:r>
        <w:rPr>
          <w:spacing w:val="-16"/>
        </w:rPr>
        <w:t xml:space="preserve"> </w:t>
      </w:r>
      <w:r>
        <w:rPr/>
        <w:t>the</w:t>
      </w:r>
      <w:r>
        <w:rPr>
          <w:spacing w:val="-16"/>
        </w:rPr>
        <w:t xml:space="preserve"> </w:t>
      </w:r>
      <w:r>
        <w:rPr>
          <w:rFonts w:ascii="Courier New" w:hAnsi="Courier New"/>
        </w:rPr>
        <w:t>View</w:t>
      </w:r>
      <w:r>
        <w:rPr>
          <w:rFonts w:ascii="Courier New" w:hAnsi="Courier New"/>
          <w:spacing w:val="-12"/>
        </w:rPr>
        <w:t xml:space="preserve"> </w:t>
      </w:r>
      <w:r>
        <w:rPr>
          <w:rFonts w:ascii="Courier New" w:hAnsi="Courier New"/>
        </w:rPr>
        <w:t>Model</w:t>
      </w:r>
      <w:r>
        <w:rPr>
          <w:rFonts w:ascii="Courier New" w:hAnsi="Courier New"/>
          <w:spacing w:val="-13"/>
        </w:rPr>
        <w:t xml:space="preserve"> </w:t>
      </w:r>
      <w:r>
        <w:rPr>
          <w:rFonts w:ascii="Courier New" w:hAnsi="Courier New"/>
        </w:rPr>
        <w:t>Results</w:t>
      </w:r>
      <w:r>
        <w:rPr>
          <w:rFonts w:ascii="Courier New" w:hAnsi="Courier New"/>
          <w:spacing w:val="-93"/>
        </w:rPr>
        <w:t xml:space="preserve"> </w:t>
      </w:r>
      <w:r>
        <w:rPr/>
        <w:t>button</w:t>
      </w:r>
      <w:r>
        <w:rPr>
          <w:spacing w:val="-16"/>
        </w:rPr>
        <w:t xml:space="preserve"> </w:t>
      </w:r>
      <w:r>
        <w:rPr/>
        <w:t>on</w:t>
      </w:r>
      <w:r>
        <w:rPr>
          <w:spacing w:val="-15"/>
        </w:rPr>
        <w:t xml:space="preserve"> </w:t>
      </w:r>
      <w:r>
        <w:rPr/>
        <w:t>the</w:t>
      </w:r>
      <w:r>
        <w:rPr>
          <w:spacing w:val="-16"/>
        </w:rPr>
        <w:t xml:space="preserve"> </w:t>
      </w:r>
      <w:r>
        <w:rPr/>
        <w:t>model</w:t>
      </w:r>
      <w:r>
        <w:rPr>
          <w:spacing w:val="-15"/>
        </w:rPr>
        <w:t xml:space="preserve"> </w:t>
      </w:r>
      <w:r>
        <w:rPr/>
        <w:t>home</w:t>
      </w:r>
      <w:r>
        <w:rPr>
          <w:spacing w:val="-16"/>
        </w:rPr>
        <w:t xml:space="preserve"> </w:t>
      </w:r>
      <w:r>
        <w:rPr/>
        <w:t>page</w:t>
      </w:r>
      <w:r>
        <w:rPr>
          <w:spacing w:val="-16"/>
        </w:rPr>
        <w:t xml:space="preserve"> </w:t>
      </w:r>
      <w:r>
        <w:rPr/>
        <w:t>will</w:t>
      </w:r>
      <w:r>
        <w:rPr>
          <w:spacing w:val="-15"/>
        </w:rPr>
        <w:t xml:space="preserve"> </w:t>
      </w:r>
      <w:r>
        <w:rPr/>
        <w:t>be</w:t>
      </w:r>
      <w:r>
        <w:rPr>
          <w:spacing w:val="-16"/>
        </w:rPr>
        <w:t xml:space="preserve"> </w:t>
      </w:r>
      <w:r>
        <w:rPr/>
        <w:t>avail- able. The results include a quick summary of the solved model, including the overall social welfare (defined</w:t>
      </w:r>
      <w:r>
        <w:rPr>
          <w:spacing w:val="-15"/>
        </w:rPr>
        <w:t xml:space="preserve"> </w:t>
      </w:r>
      <w:r>
        <w:rPr/>
        <w:t>by</w:t>
      </w:r>
      <w:r>
        <w:rPr>
          <w:spacing w:val="-14"/>
        </w:rPr>
        <w:t xml:space="preserve"> </w:t>
      </w:r>
      <w:r>
        <w:rPr/>
        <w:t>revenue</w:t>
      </w:r>
      <w:r>
        <w:rPr>
          <w:spacing w:val="-15"/>
        </w:rPr>
        <w:t xml:space="preserve"> </w:t>
      </w:r>
      <w:r>
        <w:rPr/>
        <w:t>by</w:t>
      </w:r>
      <w:r>
        <w:rPr>
          <w:spacing w:val="-14"/>
        </w:rPr>
        <w:t xml:space="preserve"> </w:t>
      </w:r>
      <w:r>
        <w:rPr/>
        <w:t>selling</w:t>
      </w:r>
      <w:r>
        <w:rPr>
          <w:spacing w:val="-14"/>
        </w:rPr>
        <w:t xml:space="preserve"> </w:t>
      </w:r>
      <w:r>
        <w:rPr/>
        <w:t>products</w:t>
      </w:r>
      <w:r>
        <w:rPr>
          <w:spacing w:val="-15"/>
        </w:rPr>
        <w:t xml:space="preserve"> </w:t>
      </w:r>
      <w:r>
        <w:rPr/>
        <w:t>to</w:t>
      </w:r>
      <w:r>
        <w:rPr>
          <w:spacing w:val="-14"/>
        </w:rPr>
        <w:t xml:space="preserve"> </w:t>
      </w:r>
      <w:r>
        <w:rPr/>
        <w:t>demanders</w:t>
      </w:r>
      <w:r>
        <w:rPr>
          <w:spacing w:val="-14"/>
        </w:rPr>
        <w:t xml:space="preserve"> </w:t>
      </w:r>
      <w:r>
        <w:rPr/>
        <w:t>-</w:t>
      </w:r>
      <w:r>
        <w:rPr>
          <w:spacing w:val="-15"/>
        </w:rPr>
        <w:t xml:space="preserve"> </w:t>
      </w:r>
      <w:r>
        <w:rPr/>
        <w:t>supply</w:t>
      </w:r>
      <w:r>
        <w:rPr>
          <w:spacing w:val="-14"/>
        </w:rPr>
        <w:t xml:space="preserve"> </w:t>
      </w:r>
      <w:r>
        <w:rPr/>
        <w:t>cost</w:t>
      </w:r>
      <w:r>
        <w:rPr>
          <w:spacing w:val="-14"/>
        </w:rPr>
        <w:t xml:space="preserve"> </w:t>
      </w:r>
      <w:r>
        <w:rPr/>
        <w:t>-</w:t>
      </w:r>
      <w:r>
        <w:rPr>
          <w:spacing w:val="-15"/>
        </w:rPr>
        <w:t xml:space="preserve"> </w:t>
      </w:r>
      <w:r>
        <w:rPr/>
        <w:t>transportation</w:t>
      </w:r>
      <w:r>
        <w:rPr>
          <w:spacing w:val="-14"/>
        </w:rPr>
        <w:t xml:space="preserve"> </w:t>
      </w:r>
      <w:r>
        <w:rPr/>
        <w:t>cost</w:t>
      </w:r>
      <w:r>
        <w:rPr>
          <w:spacing w:val="-14"/>
        </w:rPr>
        <w:t xml:space="preserve"> </w:t>
      </w:r>
      <w:r>
        <w:rPr/>
        <w:t>-</w:t>
      </w:r>
      <w:r>
        <w:rPr>
          <w:spacing w:val="-15"/>
        </w:rPr>
        <w:t xml:space="preserve"> </w:t>
      </w:r>
      <w:r>
        <w:rPr/>
        <w:t>technology cost)</w:t>
      </w:r>
      <w:r>
        <w:rPr>
          <w:spacing w:val="-10"/>
        </w:rPr>
        <w:t xml:space="preserve"> </w:t>
      </w:r>
      <w:r>
        <w:rPr/>
        <w:t>and</w:t>
      </w:r>
      <w:r>
        <w:rPr>
          <w:spacing w:val="-9"/>
        </w:rPr>
        <w:t xml:space="preserve"> </w:t>
      </w:r>
      <w:r>
        <w:rPr/>
        <w:t>some</w:t>
      </w:r>
      <w:r>
        <w:rPr>
          <w:spacing w:val="-9"/>
        </w:rPr>
        <w:t xml:space="preserve"> </w:t>
      </w:r>
      <w:r>
        <w:rPr/>
        <w:t>other</w:t>
      </w:r>
      <w:r>
        <w:rPr>
          <w:spacing w:val="-9"/>
        </w:rPr>
        <w:t xml:space="preserve"> </w:t>
      </w:r>
      <w:r>
        <w:rPr/>
        <w:t>detailed</w:t>
      </w:r>
      <w:r>
        <w:rPr>
          <w:spacing w:val="-9"/>
        </w:rPr>
        <w:t xml:space="preserve"> </w:t>
      </w:r>
      <w:r>
        <w:rPr/>
        <w:t>economic</w:t>
      </w:r>
      <w:r>
        <w:rPr>
          <w:spacing w:val="-9"/>
        </w:rPr>
        <w:t xml:space="preserve"> </w:t>
      </w:r>
      <w:r>
        <w:rPr/>
        <w:t>metrics.</w:t>
      </w:r>
      <w:r>
        <w:rPr>
          <w:spacing w:val="4"/>
        </w:rPr>
        <w:t xml:space="preserve"> </w:t>
      </w:r>
      <w:r>
        <w:rPr/>
        <w:t>All</w:t>
      </w:r>
      <w:r>
        <w:rPr>
          <w:spacing w:val="-9"/>
        </w:rPr>
        <w:t xml:space="preserve"> </w:t>
      </w:r>
      <w:r>
        <w:rPr/>
        <w:t>results</w:t>
      </w:r>
      <w:r>
        <w:rPr>
          <w:spacing w:val="-9"/>
        </w:rPr>
        <w:t xml:space="preserve"> </w:t>
      </w:r>
      <w:r>
        <w:rPr/>
        <w:t>files</w:t>
      </w:r>
      <w:r>
        <w:rPr>
          <w:spacing w:val="-9"/>
        </w:rPr>
        <w:t xml:space="preserve"> </w:t>
      </w:r>
      <w:r>
        <w:rPr/>
        <w:t>are</w:t>
      </w:r>
      <w:r>
        <w:rPr>
          <w:spacing w:val="-9"/>
        </w:rPr>
        <w:t xml:space="preserve"> </w:t>
      </w:r>
      <w:r>
        <w:rPr/>
        <w:t>also</w:t>
      </w:r>
      <w:r>
        <w:rPr>
          <w:spacing w:val="-9"/>
        </w:rPr>
        <w:t xml:space="preserve"> </w:t>
      </w:r>
      <w:r>
        <w:rPr/>
        <w:t>available</w:t>
      </w:r>
      <w:r>
        <w:rPr>
          <w:spacing w:val="-9"/>
        </w:rPr>
        <w:t xml:space="preserve"> </w:t>
      </w:r>
      <w:r>
        <w:rPr/>
        <w:t>for</w:t>
      </w:r>
      <w:r>
        <w:rPr>
          <w:spacing w:val="-9"/>
        </w:rPr>
        <w:t xml:space="preserve"> </w:t>
      </w:r>
      <w:r>
        <w:rPr/>
        <w:t>download</w:t>
      </w:r>
      <w:r>
        <w:rPr>
          <w:spacing w:val="-9"/>
        </w:rPr>
        <w:t xml:space="preserve"> </w:t>
      </w:r>
      <w:r>
        <w:rPr/>
        <w:t>-</w:t>
      </w:r>
      <w:r>
        <w:rPr>
          <w:spacing w:val="-9"/>
        </w:rPr>
        <w:t xml:space="preserve"> </w:t>
      </w:r>
      <w:r>
        <w:rPr>
          <w:spacing w:val="-5"/>
        </w:rPr>
        <w:t xml:space="preserve">the </w:t>
      </w:r>
      <w:r>
        <w:rPr/>
        <w:t xml:space="preserve">user can get detailed information about demand, </w:t>
      </w:r>
      <w:r>
        <w:rPr>
          <w:spacing w:val="-4"/>
        </w:rPr>
        <w:t xml:space="preserve">supply, </w:t>
      </w:r>
      <w:r>
        <w:rPr>
          <w:spacing w:val="-3"/>
        </w:rPr>
        <w:t xml:space="preserve">technology, </w:t>
      </w:r>
      <w:r>
        <w:rPr/>
        <w:t>and product</w:t>
      </w:r>
      <w:r>
        <w:rPr>
          <w:spacing w:val="6"/>
        </w:rPr>
        <w:t xml:space="preserve"> </w:t>
      </w:r>
      <w:r>
        <w:rPr/>
        <w:t>transportation.</w:t>
      </w:r>
    </w:p>
    <w:p>
      <w:pPr>
        <w:pStyle w:val="TextBody"/>
        <w:rPr>
          <w:sz w:val="20"/>
        </w:rPr>
      </w:pPr>
      <w:r>
        <w:rPr>
          <w:sz w:val="20"/>
        </w:rPr>
      </w:r>
    </w:p>
    <w:p>
      <w:pPr>
        <w:pStyle w:val="TextBody"/>
        <w:rPr>
          <w:sz w:val="20"/>
        </w:rPr>
      </w:pPr>
      <w:r>
        <w:rPr>
          <w:sz w:val="20"/>
        </w:rPr>
      </w:r>
    </w:p>
    <w:p>
      <w:pPr>
        <w:pStyle w:val="TextBody"/>
        <w:spacing w:lineRule="auto" w:line="276" w:before="1" w:after="0"/>
        <w:ind w:left="156" w:right="333" w:hanging="0"/>
        <w:jc w:val="both"/>
        <w:rPr/>
      </w:pPr>
      <w:r>
        <w:rPr/>
        <w:t xml:space="preserve">Those results can also be displayed on the map directly if click on the </w:t>
      </w:r>
      <w:r>
        <w:rPr>
          <w:rFonts w:ascii="Courier New" w:hAnsi="Courier New"/>
        </w:rPr>
        <w:t>Go</w:t>
      </w:r>
      <w:r>
        <w:rPr>
          <w:rFonts w:ascii="Courier New" w:hAnsi="Courier New"/>
          <w:spacing w:val="-102"/>
        </w:rPr>
        <w:t xml:space="preserve"> </w:t>
      </w:r>
      <w:r>
        <w:rPr/>
        <w:t>button in the visualization part.</w:t>
      </w:r>
    </w:p>
    <w:p>
      <w:pPr>
        <w:pStyle w:val="TextBody"/>
        <w:spacing w:before="11" w:after="0"/>
        <w:rPr>
          <w:sz w:val="26"/>
        </w:rPr>
      </w:pPr>
      <w:r>
        <w:rPr>
          <w:sz w:val="26"/>
        </w:rPr>
      </w:r>
    </w:p>
    <w:p>
      <w:pPr>
        <w:pStyle w:val="Heading2"/>
        <w:numPr>
          <w:ilvl w:val="1"/>
          <w:numId w:val="3"/>
        </w:numPr>
        <w:tabs>
          <w:tab w:val="clear" w:pos="720"/>
          <w:tab w:val="left" w:pos="813" w:leader="none"/>
          <w:tab w:val="left" w:pos="814" w:leader="none"/>
        </w:tabs>
        <w:ind w:left="813" w:hanging="658"/>
        <w:rPr/>
      </w:pPr>
      <w:bookmarkStart w:id="72" w:name="User_Support"/>
      <w:bookmarkStart w:id="73" w:name="_bookmark51"/>
      <w:bookmarkEnd w:id="72"/>
      <w:bookmarkEnd w:id="73"/>
      <w:r>
        <w:rPr/>
        <w:t>User</w:t>
      </w:r>
      <w:r>
        <w:rPr>
          <w:spacing w:val="-2"/>
        </w:rPr>
        <w:t xml:space="preserve"> </w:t>
      </w:r>
      <w:r>
        <w:rPr/>
        <w:t>Support</w:t>
      </w:r>
    </w:p>
    <w:p>
      <w:pPr>
        <w:pStyle w:val="TextBody"/>
        <w:spacing w:lineRule="auto" w:line="278" w:before="204" w:after="0"/>
        <w:ind w:left="156" w:right="335" w:hanging="0"/>
        <w:jc w:val="both"/>
        <w:rPr/>
      </w:pPr>
      <w:r>
        <w:rPr>
          <w:spacing w:val="-11"/>
        </w:rPr>
        <w:t>To</w:t>
      </w:r>
      <w:r>
        <w:rPr>
          <w:spacing w:val="-4"/>
        </w:rPr>
        <w:t xml:space="preserve"> </w:t>
      </w:r>
      <w:r>
        <w:rPr/>
        <w:t>get</w:t>
      </w:r>
      <w:r>
        <w:rPr>
          <w:spacing w:val="-4"/>
        </w:rPr>
        <w:t xml:space="preserve"> </w:t>
      </w:r>
      <w:r>
        <w:rPr/>
        <w:t>support</w:t>
      </w:r>
      <w:r>
        <w:rPr>
          <w:spacing w:val="-3"/>
        </w:rPr>
        <w:t xml:space="preserve"> </w:t>
      </w:r>
      <w:r>
        <w:rPr/>
        <w:t>from</w:t>
      </w:r>
      <w:r>
        <w:rPr>
          <w:spacing w:val="-4"/>
        </w:rPr>
        <w:t xml:space="preserve"> </w:t>
      </w:r>
      <w:r>
        <w:rPr/>
        <w:t>researchers</w:t>
      </w:r>
      <w:r>
        <w:rPr>
          <w:spacing w:val="-4"/>
        </w:rPr>
        <w:t xml:space="preserve"> </w:t>
      </w:r>
      <w:r>
        <w:rPr/>
        <w:t>in</w:t>
      </w:r>
      <w:r>
        <w:rPr>
          <w:spacing w:val="-3"/>
        </w:rPr>
        <w:t xml:space="preserve"> </w:t>
      </w:r>
      <w:r>
        <w:rPr/>
        <w:t>our</w:t>
      </w:r>
      <w:r>
        <w:rPr>
          <w:spacing w:val="-4"/>
        </w:rPr>
        <w:t xml:space="preserve"> </w:t>
      </w:r>
      <w:r>
        <w:rPr/>
        <w:t>team,</w:t>
      </w:r>
      <w:r>
        <w:rPr>
          <w:spacing w:val="-3"/>
        </w:rPr>
        <w:t xml:space="preserve"> </w:t>
      </w:r>
      <w:r>
        <w:rPr/>
        <w:t>the</w:t>
      </w:r>
      <w:r>
        <w:rPr>
          <w:spacing w:val="-3"/>
        </w:rPr>
        <w:t xml:space="preserve"> </w:t>
      </w:r>
      <w:r>
        <w:rPr/>
        <w:t>user</w:t>
      </w:r>
      <w:r>
        <w:rPr>
          <w:spacing w:val="-4"/>
        </w:rPr>
        <w:t xml:space="preserve"> </w:t>
      </w:r>
      <w:r>
        <w:rPr/>
        <w:t>is</w:t>
      </w:r>
      <w:r>
        <w:rPr>
          <w:spacing w:val="-4"/>
        </w:rPr>
        <w:t xml:space="preserve"> </w:t>
      </w:r>
      <w:r>
        <w:rPr/>
        <w:t>recommended</w:t>
      </w:r>
      <w:r>
        <w:rPr>
          <w:spacing w:val="-3"/>
        </w:rPr>
        <w:t xml:space="preserve"> </w:t>
      </w:r>
      <w:r>
        <w:rPr/>
        <w:t>to</w:t>
      </w:r>
      <w:r>
        <w:rPr>
          <w:spacing w:val="-4"/>
        </w:rPr>
        <w:t xml:space="preserve"> </w:t>
      </w:r>
      <w:r>
        <w:rPr/>
        <w:t>send</w:t>
      </w:r>
      <w:r>
        <w:rPr>
          <w:spacing w:val="-4"/>
        </w:rPr>
        <w:t xml:space="preserve"> </w:t>
      </w:r>
      <w:r>
        <w:rPr/>
        <w:t>us</w:t>
      </w:r>
      <w:r>
        <w:rPr>
          <w:spacing w:val="-3"/>
        </w:rPr>
        <w:t xml:space="preserve"> </w:t>
      </w:r>
      <w:r>
        <w:rPr/>
        <w:t>messages</w:t>
      </w:r>
      <w:r>
        <w:rPr>
          <w:spacing w:val="-4"/>
        </w:rPr>
        <w:t xml:space="preserve"> </w:t>
      </w:r>
      <w:r>
        <w:rPr/>
        <w:t xml:space="preserve">through the </w:t>
      </w:r>
      <w:r>
        <w:rPr>
          <w:rFonts w:ascii="Courier New" w:hAnsi="Courier New"/>
        </w:rPr>
        <w:t xml:space="preserve">CONTACT </w:t>
      </w:r>
      <w:r>
        <w:rPr/>
        <w:t xml:space="preserve">function on the navigation </w:t>
      </w:r>
      <w:r>
        <w:rPr>
          <w:spacing w:val="-5"/>
        </w:rPr>
        <w:t xml:space="preserve">bar. </w:t>
      </w:r>
      <w:r>
        <w:rPr/>
        <w:t xml:space="preserve">The interface is shown below in Figure </w:t>
      </w:r>
      <w:hyperlink w:anchor="_bookmark52">
        <w:r>
          <w:rPr>
            <w:color w:val="0000FF"/>
          </w:rPr>
          <w:t>28</w:t>
        </w:r>
      </w:hyperlink>
      <w:r>
        <w:rPr/>
        <w:t xml:space="preserve">, where </w:t>
      </w:r>
      <w:r>
        <w:rPr>
          <w:spacing w:val="-5"/>
        </w:rPr>
        <w:t xml:space="preserve">the </w:t>
      </w:r>
      <w:r>
        <w:rPr/>
        <w:t>user needs to provide their name, email, subject, and description of</w:t>
      </w:r>
      <w:r>
        <w:rPr>
          <w:spacing w:val="-25"/>
        </w:rPr>
        <w:t xml:space="preserve"> </w:t>
      </w:r>
      <w:r>
        <w:rPr/>
        <w:t>problems.</w:t>
      </w:r>
    </w:p>
    <w:p>
      <w:pPr>
        <w:pStyle w:val="TextBody"/>
        <w:rPr>
          <w:sz w:val="16"/>
        </w:rPr>
      </w:pPr>
      <w:r>
        <w:rPr>
          <w:sz w:val="16"/>
        </w:rPr>
        <w:drawing>
          <wp:anchor behindDoc="0" distT="0" distB="0" distL="0" distR="0" simplePos="0" locked="0" layoutInCell="0" allowOverlap="1" relativeHeight="38">
            <wp:simplePos x="0" y="0"/>
            <wp:positionH relativeFrom="page">
              <wp:posOffset>843280</wp:posOffset>
            </wp:positionH>
            <wp:positionV relativeFrom="paragraph">
              <wp:posOffset>151130</wp:posOffset>
            </wp:positionV>
            <wp:extent cx="5968365" cy="2773680"/>
            <wp:effectExtent l="0" t="0" r="0" b="0"/>
            <wp:wrapTopAndBottom/>
            <wp:docPr id="115" name="image7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73.png" descr=""/>
                    <pic:cNvPicPr>
                      <a:picLocks noChangeAspect="1" noChangeArrowheads="1"/>
                    </pic:cNvPicPr>
                  </pic:nvPicPr>
                  <pic:blipFill>
                    <a:blip r:embed="rId128"/>
                    <a:stretch>
                      <a:fillRect/>
                    </a:stretch>
                  </pic:blipFill>
                  <pic:spPr bwMode="auto">
                    <a:xfrm>
                      <a:off x="0" y="0"/>
                      <a:ext cx="5968365" cy="2773680"/>
                    </a:xfrm>
                    <a:prstGeom prst="rect">
                      <a:avLst/>
                    </a:prstGeom>
                  </pic:spPr>
                </pic:pic>
              </a:graphicData>
            </a:graphic>
          </wp:anchor>
        </w:drawing>
      </w:r>
    </w:p>
    <w:p>
      <w:pPr>
        <w:pStyle w:val="TextBody"/>
        <w:spacing w:before="2" w:after="0"/>
        <w:rPr>
          <w:sz w:val="25"/>
        </w:rPr>
      </w:pPr>
      <w:r>
        <w:rPr>
          <w:sz w:val="25"/>
        </w:rPr>
      </w:r>
    </w:p>
    <w:p>
      <w:pPr>
        <w:pStyle w:val="Normal"/>
        <w:ind w:left="373" w:right="550" w:hanging="0"/>
        <w:jc w:val="center"/>
        <w:rPr/>
      </w:pPr>
      <w:bookmarkStart w:id="74" w:name="_bookmark52"/>
      <w:bookmarkEnd w:id="74"/>
      <w:r>
        <w:rPr>
          <w:b/>
        </w:rPr>
        <w:t xml:space="preserve">Figure 28: </w:t>
      </w:r>
      <w:r>
        <w:rPr/>
        <w:t>Contact form</w:t>
      </w:r>
    </w:p>
    <w:p>
      <w:pPr>
        <w:pStyle w:val="TextBody"/>
        <w:rPr>
          <w:sz w:val="26"/>
        </w:rPr>
      </w:pPr>
      <w:r>
        <w:rPr>
          <w:sz w:val="26"/>
        </w:rPr>
      </w:r>
    </w:p>
    <w:p>
      <w:pPr>
        <w:pStyle w:val="TextBody"/>
        <w:spacing w:before="5" w:after="0"/>
        <w:rPr>
          <w:sz w:val="33"/>
        </w:rPr>
      </w:pPr>
      <w:r>
        <w:rPr>
          <w:sz w:val="33"/>
        </w:rPr>
      </w:r>
    </w:p>
    <w:p>
      <w:pPr>
        <w:pStyle w:val="Heading1"/>
        <w:numPr>
          <w:ilvl w:val="0"/>
          <w:numId w:val="3"/>
        </w:numPr>
        <w:tabs>
          <w:tab w:val="clear" w:pos="720"/>
          <w:tab w:val="left" w:pos="586" w:leader="none"/>
          <w:tab w:val="left" w:pos="587" w:leader="none"/>
        </w:tabs>
        <w:ind w:left="586" w:hanging="432"/>
        <w:rPr/>
      </w:pPr>
      <w:bookmarkStart w:id="75" w:name="Visualization"/>
      <w:bookmarkStart w:id="76" w:name="_bookmark53"/>
      <w:bookmarkEnd w:id="75"/>
      <w:bookmarkEnd w:id="76"/>
      <w:r>
        <w:rPr/>
        <w:t>Visualization</w:t>
      </w:r>
    </w:p>
    <w:p>
      <w:pPr>
        <w:pStyle w:val="TextBody"/>
        <w:spacing w:lineRule="auto" w:line="278" w:before="275" w:after="0"/>
        <w:ind w:left="156" w:right="333" w:hanging="0"/>
        <w:jc w:val="both"/>
        <w:rPr/>
      </w:pPr>
      <w:r>
        <w:rPr/>
        <w:t xml:space="preserve">The Visualization module can be accessed by clicking on the </w:t>
      </w:r>
      <w:r>
        <w:rPr>
          <w:rFonts w:ascii="Courier New" w:hAnsi="Courier New"/>
        </w:rPr>
        <w:t xml:space="preserve">Visualization </w:t>
      </w:r>
      <w:r>
        <w:rPr/>
        <w:t>button on the user dashboard. Here we provide two basic functions, visualization of models and visualization of cus- tomized data.</w:t>
      </w:r>
    </w:p>
    <w:p>
      <w:pPr>
        <w:pStyle w:val="TextBody"/>
        <w:spacing w:before="8" w:after="0"/>
        <w:rPr>
          <w:sz w:val="26"/>
        </w:rPr>
      </w:pPr>
      <w:r>
        <w:rPr>
          <w:sz w:val="26"/>
        </w:rPr>
      </w:r>
    </w:p>
    <w:p>
      <w:pPr>
        <w:pStyle w:val="Heading2"/>
        <w:numPr>
          <w:ilvl w:val="1"/>
          <w:numId w:val="3"/>
        </w:numPr>
        <w:tabs>
          <w:tab w:val="clear" w:pos="720"/>
          <w:tab w:val="left" w:pos="693" w:leader="none"/>
          <w:tab w:val="left" w:pos="694" w:leader="none"/>
        </w:tabs>
        <w:rPr/>
      </w:pPr>
      <w:bookmarkStart w:id="77" w:name="Visualize_Model_Data_and_Results"/>
      <w:bookmarkStart w:id="78" w:name="_bookmark54"/>
      <w:bookmarkEnd w:id="77"/>
      <w:bookmarkEnd w:id="78"/>
      <w:r>
        <w:rPr/>
        <w:t>Visualize Model Data and</w:t>
      </w:r>
      <w:r>
        <w:rPr>
          <w:spacing w:val="-6"/>
        </w:rPr>
        <w:t xml:space="preserve"> </w:t>
      </w:r>
      <w:r>
        <w:rPr/>
        <w:t>Results</w:t>
      </w:r>
    </w:p>
    <w:p>
      <w:pPr>
        <w:pStyle w:val="TextBody"/>
        <w:spacing w:lineRule="auto" w:line="280" w:before="204" w:after="0"/>
        <w:ind w:left="156" w:right="271" w:hanging="0"/>
        <w:rPr/>
      </w:pPr>
      <w:r>
        <w:rPr>
          <w:spacing w:val="-11"/>
        </w:rPr>
        <w:t xml:space="preserve">To </w:t>
      </w:r>
      <w:r>
        <w:rPr/>
        <w:t xml:space="preserve">visualize model data and results, the user needs to select a model in the model list and then click on the </w:t>
      </w:r>
      <w:r>
        <w:rPr>
          <w:rFonts w:ascii="Courier New" w:hAnsi="Courier New"/>
        </w:rPr>
        <w:t>Go</w:t>
      </w:r>
      <w:r>
        <w:rPr>
          <w:rFonts w:ascii="Courier New" w:hAnsi="Courier New"/>
          <w:spacing w:val="-86"/>
        </w:rPr>
        <w:t xml:space="preserve"> </w:t>
      </w:r>
      <w:r>
        <w:rPr/>
        <w:t xml:space="preserve">button </w:t>
      </w:r>
      <w:r>
        <w:rPr>
          <w:spacing w:val="-4"/>
        </w:rPr>
        <w:t xml:space="preserve">below, </w:t>
      </w:r>
      <w:r>
        <w:rPr/>
        <w:t xml:space="preserve">as indicated in Figure </w:t>
      </w:r>
      <w:hyperlink w:anchor="_bookmark55">
        <w:r>
          <w:rPr>
            <w:color w:val="0000FF"/>
          </w:rPr>
          <w:t>29</w:t>
        </w:r>
      </w:hyperlink>
      <w:r>
        <w:rPr/>
        <w:t>.</w:t>
      </w:r>
    </w:p>
    <w:p>
      <w:pPr>
        <w:pStyle w:val="TextBody"/>
        <w:spacing w:lineRule="auto" w:line="280"/>
        <w:ind w:left="156" w:right="331" w:firstLine="338"/>
        <w:rPr/>
      </w:pPr>
      <w:r>
        <w:rPr/>
        <w:t>After</w:t>
      </w:r>
      <w:r>
        <w:rPr>
          <w:spacing w:val="-17"/>
        </w:rPr>
        <w:t xml:space="preserve"> </w:t>
      </w:r>
      <w:r>
        <w:rPr/>
        <w:t>that,</w:t>
      </w:r>
      <w:r>
        <w:rPr>
          <w:spacing w:val="-14"/>
        </w:rPr>
        <w:t xml:space="preserve"> </w:t>
      </w:r>
      <w:r>
        <w:rPr/>
        <w:t>the</w:t>
      </w:r>
      <w:r>
        <w:rPr>
          <w:spacing w:val="-17"/>
        </w:rPr>
        <w:t xml:space="preserve"> </w:t>
      </w:r>
      <w:r>
        <w:rPr/>
        <w:t>user</w:t>
      </w:r>
      <w:r>
        <w:rPr>
          <w:spacing w:val="-16"/>
        </w:rPr>
        <w:t xml:space="preserve"> </w:t>
      </w:r>
      <w:r>
        <w:rPr/>
        <w:t>will</w:t>
      </w:r>
      <w:r>
        <w:rPr>
          <w:spacing w:val="-16"/>
        </w:rPr>
        <w:t xml:space="preserve"> </w:t>
      </w:r>
      <w:r>
        <w:rPr/>
        <w:t>be</w:t>
      </w:r>
      <w:r>
        <w:rPr>
          <w:spacing w:val="-17"/>
        </w:rPr>
        <w:t xml:space="preserve"> </w:t>
      </w:r>
      <w:r>
        <w:rPr/>
        <w:t>directed</w:t>
      </w:r>
      <w:r>
        <w:rPr>
          <w:spacing w:val="-16"/>
        </w:rPr>
        <w:t xml:space="preserve"> </w:t>
      </w:r>
      <w:r>
        <w:rPr/>
        <w:t>to</w:t>
      </w:r>
      <w:r>
        <w:rPr>
          <w:spacing w:val="-16"/>
        </w:rPr>
        <w:t xml:space="preserve"> </w:t>
      </w:r>
      <w:r>
        <w:rPr/>
        <w:t>the</w:t>
      </w:r>
      <w:r>
        <w:rPr>
          <w:spacing w:val="-17"/>
        </w:rPr>
        <w:t xml:space="preserve"> </w:t>
      </w:r>
      <w:r>
        <w:rPr/>
        <w:t>model</w:t>
      </w:r>
      <w:r>
        <w:rPr>
          <w:spacing w:val="-16"/>
        </w:rPr>
        <w:t xml:space="preserve"> </w:t>
      </w:r>
      <w:r>
        <w:rPr/>
        <w:t>visualization</w:t>
      </w:r>
      <w:r>
        <w:rPr>
          <w:spacing w:val="-16"/>
        </w:rPr>
        <w:t xml:space="preserve"> </w:t>
      </w:r>
      <w:r>
        <w:rPr/>
        <w:t>page</w:t>
      </w:r>
      <w:r>
        <w:rPr>
          <w:spacing w:val="-17"/>
        </w:rPr>
        <w:t xml:space="preserve"> </w:t>
      </w:r>
      <w:r>
        <w:rPr/>
        <w:t>with</w:t>
      </w:r>
      <w:r>
        <w:rPr>
          <w:spacing w:val="-16"/>
        </w:rPr>
        <w:t xml:space="preserve"> </w:t>
      </w:r>
      <w:r>
        <w:rPr/>
        <w:t>an</w:t>
      </w:r>
      <w:r>
        <w:rPr>
          <w:spacing w:val="-16"/>
        </w:rPr>
        <w:t xml:space="preserve"> </w:t>
      </w:r>
      <w:r>
        <w:rPr/>
        <w:t>empty</w:t>
      </w:r>
      <w:r>
        <w:rPr>
          <w:spacing w:val="-17"/>
        </w:rPr>
        <w:t xml:space="preserve"> </w:t>
      </w:r>
      <w:r>
        <w:rPr/>
        <w:t>map</w:t>
      </w:r>
      <w:r>
        <w:rPr>
          <w:spacing w:val="-16"/>
        </w:rPr>
        <w:t xml:space="preserve"> </w:t>
      </w:r>
      <w:r>
        <w:rPr/>
        <w:t>displayed, as shown in Figure</w:t>
      </w:r>
      <w:r>
        <w:rPr>
          <w:spacing w:val="-5"/>
        </w:rPr>
        <w:t xml:space="preserve"> </w:t>
      </w:r>
      <w:hyperlink w:anchor="_bookmark56">
        <w:r>
          <w:rPr>
            <w:color w:val="0000FF"/>
          </w:rPr>
          <w:t>30</w:t>
        </w:r>
      </w:hyperlink>
      <w:r>
        <w:rPr/>
        <w:t>.</w:t>
      </w:r>
    </w:p>
    <w:p>
      <w:pPr>
        <w:pStyle w:val="TextBody"/>
        <w:spacing w:lineRule="exact" w:line="273"/>
        <w:ind w:left="494" w:hanging="0"/>
        <w:rPr/>
      </w:pPr>
      <w:r>
        <w:rPr/>
        <w:t>Two options are provided here, including</w:t>
      </w:r>
    </w:p>
    <w:p>
      <w:pPr>
        <w:sectPr>
          <w:headerReference w:type="default" r:id="rId129"/>
          <w:footerReference w:type="default" r:id="rId130"/>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before="227" w:after="0"/>
        <w:ind w:left="374" w:hanging="219"/>
        <w:rPr/>
      </w:pPr>
      <w:r>
        <w:rPr/>
        <w:t xml:space="preserve">Visualize Model Data: to plot the </w:t>
      </w:r>
      <w:r>
        <w:rPr>
          <w:spacing w:val="-4"/>
        </w:rPr>
        <w:t xml:space="preserve">supply, </w:t>
      </w:r>
      <w:r>
        <w:rPr>
          <w:spacing w:val="-3"/>
        </w:rPr>
        <w:t xml:space="preserve">technology, </w:t>
      </w:r>
      <w:r>
        <w:rPr/>
        <w:t xml:space="preserve">and demand </w:t>
      </w:r>
      <w:r>
        <w:rPr>
          <w:b/>
        </w:rPr>
        <w:t xml:space="preserve">input data </w:t>
      </w:r>
      <w:r>
        <w:rPr/>
        <w:t>onto the</w:t>
      </w:r>
      <w:r>
        <w:rPr>
          <w:spacing w:val="-26"/>
        </w:rPr>
        <w:t xml:space="preserve"> </w:t>
      </w:r>
      <w:r>
        <w:rPr/>
        <w:t>map;</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14"/>
        </w:rPr>
      </w:pPr>
      <w:r>
        <w:rPr>
          <w:sz w:val="14"/>
        </w:rPr>
      </w:r>
    </w:p>
    <w:p>
      <w:pPr>
        <w:pStyle w:val="TextBody"/>
        <w:ind w:left="2593" w:hanging="0"/>
        <w:rPr>
          <w:sz w:val="20"/>
        </w:rPr>
      </w:pPr>
      <w:r>
        <w:rPr/>
        <w:drawing>
          <wp:inline distT="0" distB="0" distL="0" distR="0">
            <wp:extent cx="3029585" cy="960120"/>
            <wp:effectExtent l="0" t="0" r="0" b="0"/>
            <wp:docPr id="119" name="image7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74.png" descr=""/>
                    <pic:cNvPicPr>
                      <a:picLocks noChangeAspect="1" noChangeArrowheads="1"/>
                    </pic:cNvPicPr>
                  </pic:nvPicPr>
                  <pic:blipFill>
                    <a:blip r:embed="rId131"/>
                    <a:stretch>
                      <a:fillRect/>
                    </a:stretch>
                  </pic:blipFill>
                  <pic:spPr bwMode="auto">
                    <a:xfrm>
                      <a:off x="0" y="0"/>
                      <a:ext cx="3029585" cy="960120"/>
                    </a:xfrm>
                    <a:prstGeom prst="rect">
                      <a:avLst/>
                    </a:prstGeom>
                  </pic:spPr>
                </pic:pic>
              </a:graphicData>
            </a:graphic>
          </wp:inline>
        </w:drawing>
      </w:r>
    </w:p>
    <w:p>
      <w:pPr>
        <w:pStyle w:val="TextBody"/>
        <w:spacing w:before="1" w:after="0"/>
        <w:rPr>
          <w:sz w:val="14"/>
        </w:rPr>
      </w:pPr>
      <w:r>
        <w:rPr>
          <w:sz w:val="14"/>
        </w:rPr>
      </w:r>
    </w:p>
    <w:p>
      <w:pPr>
        <w:pStyle w:val="Normal"/>
        <w:spacing w:before="94" w:after="0"/>
        <w:ind w:left="371" w:right="550" w:hanging="0"/>
        <w:jc w:val="center"/>
        <w:rPr/>
      </w:pPr>
      <w:bookmarkStart w:id="79" w:name="_bookmark55"/>
      <w:bookmarkEnd w:id="79"/>
      <w:r>
        <w:rPr>
          <w:b/>
        </w:rPr>
        <w:t xml:space="preserve">Figure 29: </w:t>
      </w:r>
      <w:r>
        <w:rPr/>
        <w:t>Select a model</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16"/>
        </w:rPr>
      </w:pPr>
      <w:r>
        <w:rPr>
          <w:sz w:val="16"/>
        </w:rPr>
        <w:drawing>
          <wp:anchor behindDoc="0" distT="0" distB="0" distL="0" distR="0" simplePos="0" locked="0" layoutInCell="0" allowOverlap="1" relativeHeight="39">
            <wp:simplePos x="0" y="0"/>
            <wp:positionH relativeFrom="page">
              <wp:posOffset>836930</wp:posOffset>
            </wp:positionH>
            <wp:positionV relativeFrom="paragraph">
              <wp:posOffset>152400</wp:posOffset>
            </wp:positionV>
            <wp:extent cx="6122035" cy="3094990"/>
            <wp:effectExtent l="0" t="0" r="0" b="0"/>
            <wp:wrapTopAndBottom/>
            <wp:docPr id="120" name="image75.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75.jpeg" descr=""/>
                    <pic:cNvPicPr>
                      <a:picLocks noChangeAspect="1" noChangeArrowheads="1"/>
                    </pic:cNvPicPr>
                  </pic:nvPicPr>
                  <pic:blipFill>
                    <a:blip r:embed="rId132"/>
                    <a:stretch>
                      <a:fillRect/>
                    </a:stretch>
                  </pic:blipFill>
                  <pic:spPr bwMode="auto">
                    <a:xfrm>
                      <a:off x="0" y="0"/>
                      <a:ext cx="6122035" cy="3094990"/>
                    </a:xfrm>
                    <a:prstGeom prst="rect">
                      <a:avLst/>
                    </a:prstGeom>
                  </pic:spPr>
                </pic:pic>
              </a:graphicData>
            </a:graphic>
          </wp:anchor>
        </w:drawing>
      </w:r>
    </w:p>
    <w:p>
      <w:pPr>
        <w:pStyle w:val="TextBody"/>
        <w:spacing w:before="6" w:after="0"/>
        <w:rPr>
          <w:sz w:val="8"/>
        </w:rPr>
      </w:pPr>
      <w:r>
        <w:rPr>
          <w:sz w:val="8"/>
        </w:rPr>
      </w:r>
      <w:bookmarkStart w:id="80" w:name="_bookmark56"/>
      <w:bookmarkStart w:id="81" w:name="_bookmark56"/>
      <w:bookmarkEnd w:id="81"/>
    </w:p>
    <w:p>
      <w:pPr>
        <w:sectPr>
          <w:headerReference w:type="default" r:id="rId133"/>
          <w:footerReference w:type="default" r:id="rId134"/>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5" w:after="0"/>
        <w:ind w:left="373" w:right="550" w:hanging="0"/>
        <w:jc w:val="center"/>
        <w:rPr/>
      </w:pPr>
      <w:r>
        <w:rPr>
          <w:b/>
        </w:rPr>
        <w:t xml:space="preserve">Figure 30: </w:t>
      </w:r>
      <w:r>
        <w:rPr/>
        <w:t>Model visualization</w:t>
      </w:r>
    </w:p>
    <w:p>
      <w:pPr>
        <w:pStyle w:val="TextBody"/>
        <w:rPr>
          <w:sz w:val="20"/>
        </w:rPr>
      </w:pPr>
      <w:r>
        <w:rPr>
          <w:sz w:val="20"/>
        </w:rPr>
      </w:r>
    </w:p>
    <w:p>
      <w:pPr>
        <w:pStyle w:val="TextBody"/>
        <w:rPr>
          <w:sz w:val="20"/>
        </w:rPr>
      </w:pPr>
      <w:r>
        <w:rPr>
          <w:sz w:val="20"/>
        </w:rPr>
      </w:r>
    </w:p>
    <w:p>
      <w:pPr>
        <w:pStyle w:val="ListParagraph"/>
        <w:numPr>
          <w:ilvl w:val="0"/>
          <w:numId w:val="2"/>
        </w:numPr>
        <w:tabs>
          <w:tab w:val="clear" w:pos="720"/>
          <w:tab w:val="left" w:pos="375" w:leader="none"/>
        </w:tabs>
        <w:spacing w:lineRule="auto" w:line="280" w:before="1" w:after="0"/>
        <w:ind w:left="701" w:right="335" w:hanging="546"/>
        <w:rPr/>
      </w:pPr>
      <w:r>
        <w:rPr/>
        <w:t xml:space="preserve">Visualize Model Results: to plot the </w:t>
      </w:r>
      <w:r>
        <w:rPr>
          <w:spacing w:val="-4"/>
        </w:rPr>
        <w:t xml:space="preserve">supply, </w:t>
      </w:r>
      <w:r>
        <w:rPr>
          <w:spacing w:val="-3"/>
        </w:rPr>
        <w:t xml:space="preserve">technology, </w:t>
      </w:r>
      <w:r>
        <w:rPr/>
        <w:t>demand, product transportation, and product prices (if available) results onto the</w:t>
      </w:r>
      <w:r>
        <w:rPr>
          <w:spacing w:val="-11"/>
        </w:rPr>
        <w:t xml:space="preserve"> </w:t>
      </w:r>
      <w:r>
        <w:rPr/>
        <w:t>map.</w:t>
      </w:r>
    </w:p>
    <w:p>
      <w:pPr>
        <w:pStyle w:val="TextBody"/>
        <w:spacing w:lineRule="auto" w:line="278" w:before="140" w:after="0"/>
        <w:ind w:left="156" w:right="335" w:firstLine="338"/>
        <w:jc w:val="both"/>
        <w:rPr/>
      </w:pPr>
      <w:r>
        <w:rPr/>
        <w:t xml:space="preserve">By clicking the </w:t>
      </w:r>
      <w:r>
        <w:rPr>
          <w:rFonts w:ascii="Courier New" w:hAnsi="Courier New"/>
        </w:rPr>
        <w:t xml:space="preserve">Visualize Model Data </w:t>
      </w:r>
      <w:r>
        <w:rPr/>
        <w:t xml:space="preserve">button, ADAM will load data from the model and plot onto the map. Figure </w:t>
      </w:r>
      <w:hyperlink w:anchor="_bookmark57">
        <w:r>
          <w:rPr>
            <w:color w:val="0000FF"/>
          </w:rPr>
          <w:t xml:space="preserve">31 </w:t>
        </w:r>
      </w:hyperlink>
      <w:r>
        <w:rPr/>
        <w:t>below shows an example of the visualization of model data. Users can double click on each marker to get information about input data settings.</w:t>
      </w:r>
    </w:p>
    <w:p>
      <w:pPr>
        <w:pStyle w:val="TextBody"/>
        <w:spacing w:before="11" w:after="0"/>
        <w:rPr>
          <w:sz w:val="13"/>
        </w:rPr>
      </w:pPr>
      <w:r>
        <w:rPr>
          <w:sz w:val="13"/>
        </w:rPr>
        <w:drawing>
          <wp:anchor behindDoc="0" distT="0" distB="0" distL="0" distR="0" simplePos="0" locked="0" layoutInCell="0" allowOverlap="1" relativeHeight="40">
            <wp:simplePos x="0" y="0"/>
            <wp:positionH relativeFrom="page">
              <wp:posOffset>845820</wp:posOffset>
            </wp:positionH>
            <wp:positionV relativeFrom="paragraph">
              <wp:posOffset>134620</wp:posOffset>
            </wp:positionV>
            <wp:extent cx="6122035" cy="3094990"/>
            <wp:effectExtent l="0" t="0" r="0" b="0"/>
            <wp:wrapTopAndBottom/>
            <wp:docPr id="124" name="image76.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76.jpeg" descr=""/>
                    <pic:cNvPicPr>
                      <a:picLocks noChangeAspect="1" noChangeArrowheads="1"/>
                    </pic:cNvPicPr>
                  </pic:nvPicPr>
                  <pic:blipFill>
                    <a:blip r:embed="rId135"/>
                    <a:stretch>
                      <a:fillRect/>
                    </a:stretch>
                  </pic:blipFill>
                  <pic:spPr bwMode="auto">
                    <a:xfrm>
                      <a:off x="0" y="0"/>
                      <a:ext cx="6122035" cy="3094990"/>
                    </a:xfrm>
                    <a:prstGeom prst="rect">
                      <a:avLst/>
                    </a:prstGeom>
                  </pic:spPr>
                </pic:pic>
              </a:graphicData>
            </a:graphic>
          </wp:anchor>
        </w:drawing>
      </w:r>
    </w:p>
    <w:p>
      <w:pPr>
        <w:pStyle w:val="Normal"/>
        <w:spacing w:before="200" w:after="0"/>
        <w:ind w:left="373" w:right="550" w:hanging="0"/>
        <w:jc w:val="center"/>
        <w:rPr/>
      </w:pPr>
      <w:bookmarkStart w:id="82" w:name="_bookmark57"/>
      <w:bookmarkEnd w:id="82"/>
      <w:r>
        <w:rPr>
          <w:b/>
        </w:rPr>
        <w:t xml:space="preserve">Figure 31: </w:t>
      </w:r>
      <w:r>
        <w:rPr/>
        <w:t>Visualization of model data</w:t>
      </w:r>
    </w:p>
    <w:p>
      <w:pPr>
        <w:pStyle w:val="TextBody"/>
        <w:spacing w:before="1" w:after="0"/>
        <w:rPr>
          <w:sz w:val="25"/>
        </w:rPr>
      </w:pPr>
      <w:r>
        <w:rPr>
          <w:sz w:val="25"/>
        </w:rPr>
      </w:r>
    </w:p>
    <w:p>
      <w:pPr>
        <w:pStyle w:val="TextBody"/>
        <w:spacing w:lineRule="auto" w:line="280"/>
        <w:ind w:left="155" w:right="333" w:firstLine="338"/>
        <w:jc w:val="both"/>
        <w:rPr/>
      </w:pPr>
      <w:r>
        <w:rPr/>
        <w:t>By</w:t>
      </w:r>
      <w:r>
        <w:rPr>
          <w:spacing w:val="-4"/>
        </w:rPr>
        <w:t xml:space="preserve"> </w:t>
      </w:r>
      <w:r>
        <w:rPr/>
        <w:t>clicking</w:t>
      </w:r>
      <w:r>
        <w:rPr>
          <w:spacing w:val="-3"/>
        </w:rPr>
        <w:t xml:space="preserve"> </w:t>
      </w:r>
      <w:r>
        <w:rPr/>
        <w:t>the</w:t>
      </w:r>
      <w:r>
        <w:rPr>
          <w:spacing w:val="-4"/>
        </w:rPr>
        <w:t xml:space="preserve"> </w:t>
      </w:r>
      <w:r>
        <w:rPr>
          <w:rFonts w:ascii="Courier New" w:hAnsi="Courier New"/>
        </w:rPr>
        <w:t>Visualize</w:t>
      </w:r>
      <w:r>
        <w:rPr>
          <w:rFonts w:ascii="Courier New" w:hAnsi="Courier New"/>
          <w:spacing w:val="-12"/>
        </w:rPr>
        <w:t xml:space="preserve"> </w:t>
      </w:r>
      <w:r>
        <w:rPr>
          <w:rFonts w:ascii="Courier New" w:hAnsi="Courier New"/>
        </w:rPr>
        <w:t>Model</w:t>
      </w:r>
      <w:r>
        <w:rPr>
          <w:rFonts w:ascii="Courier New" w:hAnsi="Courier New"/>
          <w:spacing w:val="-12"/>
        </w:rPr>
        <w:t xml:space="preserve"> </w:t>
      </w:r>
      <w:r>
        <w:rPr>
          <w:rFonts w:ascii="Courier New" w:hAnsi="Courier New"/>
        </w:rPr>
        <w:t>Results</w:t>
      </w:r>
      <w:r>
        <w:rPr>
          <w:rFonts w:ascii="Courier New" w:hAnsi="Courier New"/>
          <w:spacing w:val="-80"/>
        </w:rPr>
        <w:t xml:space="preserve"> </w:t>
      </w:r>
      <w:r>
        <w:rPr/>
        <w:t>button,</w:t>
      </w:r>
      <w:r>
        <w:rPr>
          <w:spacing w:val="-3"/>
        </w:rPr>
        <w:t xml:space="preserve"> </w:t>
      </w:r>
      <w:r>
        <w:rPr/>
        <w:t>ADAM</w:t>
      </w:r>
      <w:r>
        <w:rPr>
          <w:spacing w:val="-3"/>
        </w:rPr>
        <w:t xml:space="preserve"> </w:t>
      </w:r>
      <w:r>
        <w:rPr/>
        <w:t>will</w:t>
      </w:r>
      <w:r>
        <w:rPr>
          <w:spacing w:val="-4"/>
        </w:rPr>
        <w:t xml:space="preserve"> </w:t>
      </w:r>
      <w:r>
        <w:rPr/>
        <w:t>load</w:t>
      </w:r>
      <w:r>
        <w:rPr>
          <w:spacing w:val="-3"/>
        </w:rPr>
        <w:t xml:space="preserve"> </w:t>
      </w:r>
      <w:r>
        <w:rPr/>
        <w:t>the</w:t>
      </w:r>
      <w:r>
        <w:rPr>
          <w:spacing w:val="-3"/>
        </w:rPr>
        <w:t xml:space="preserve"> </w:t>
      </w:r>
      <w:r>
        <w:rPr/>
        <w:t>results</w:t>
      </w:r>
      <w:r>
        <w:rPr>
          <w:spacing w:val="-4"/>
        </w:rPr>
        <w:t xml:space="preserve"> </w:t>
      </w:r>
      <w:r>
        <w:rPr/>
        <w:t>of</w:t>
      </w:r>
      <w:r>
        <w:rPr>
          <w:spacing w:val="-3"/>
        </w:rPr>
        <w:t xml:space="preserve"> </w:t>
      </w:r>
      <w:r>
        <w:rPr/>
        <w:t>this</w:t>
      </w:r>
      <w:r>
        <w:rPr>
          <w:spacing w:val="-4"/>
        </w:rPr>
        <w:t xml:space="preserve"> </w:t>
      </w:r>
      <w:r>
        <w:rPr/>
        <w:t>model and</w:t>
      </w:r>
      <w:r>
        <w:rPr>
          <w:spacing w:val="-8"/>
        </w:rPr>
        <w:t xml:space="preserve"> </w:t>
      </w:r>
      <w:r>
        <w:rPr/>
        <w:t>plot</w:t>
      </w:r>
      <w:r>
        <w:rPr>
          <w:spacing w:val="-8"/>
        </w:rPr>
        <w:t xml:space="preserve"> </w:t>
      </w:r>
      <w:r>
        <w:rPr/>
        <w:t>onto</w:t>
      </w:r>
      <w:r>
        <w:rPr>
          <w:spacing w:val="-7"/>
        </w:rPr>
        <w:t xml:space="preserve"> </w:t>
      </w:r>
      <w:r>
        <w:rPr/>
        <w:t>the</w:t>
      </w:r>
      <w:r>
        <w:rPr>
          <w:spacing w:val="-8"/>
        </w:rPr>
        <w:t xml:space="preserve"> </w:t>
      </w:r>
      <w:r>
        <w:rPr/>
        <w:t>map</w:t>
      </w:r>
      <w:r>
        <w:rPr>
          <w:spacing w:val="-7"/>
        </w:rPr>
        <w:t xml:space="preserve"> </w:t>
      </w:r>
      <w:r>
        <w:rPr/>
        <w:t>if</w:t>
      </w:r>
      <w:r>
        <w:rPr>
          <w:spacing w:val="-8"/>
        </w:rPr>
        <w:t xml:space="preserve"> </w:t>
      </w:r>
      <w:r>
        <w:rPr/>
        <w:t>there</w:t>
      </w:r>
      <w:r>
        <w:rPr>
          <w:spacing w:val="-7"/>
        </w:rPr>
        <w:t xml:space="preserve"> </w:t>
      </w:r>
      <w:r>
        <w:rPr/>
        <w:t>is</w:t>
      </w:r>
      <w:r>
        <w:rPr>
          <w:spacing w:val="-8"/>
        </w:rPr>
        <w:t xml:space="preserve"> </w:t>
      </w:r>
      <w:r>
        <w:rPr/>
        <w:t>any</w:t>
      </w:r>
      <w:r>
        <w:rPr>
          <w:spacing w:val="-7"/>
        </w:rPr>
        <w:t xml:space="preserve"> </w:t>
      </w:r>
      <w:r>
        <w:rPr/>
        <w:t>available</w:t>
      </w:r>
      <w:r>
        <w:rPr>
          <w:spacing w:val="-8"/>
        </w:rPr>
        <w:t xml:space="preserve"> </w:t>
      </w:r>
      <w:r>
        <w:rPr/>
        <w:t>result;</w:t>
      </w:r>
      <w:r>
        <w:rPr>
          <w:spacing w:val="-6"/>
        </w:rPr>
        <w:t xml:space="preserve"> </w:t>
      </w:r>
      <w:r>
        <w:rPr/>
        <w:t>otherwise,</w:t>
      </w:r>
      <w:r>
        <w:rPr>
          <w:spacing w:val="-7"/>
        </w:rPr>
        <w:t xml:space="preserve"> </w:t>
      </w:r>
      <w:r>
        <w:rPr/>
        <w:t>an</w:t>
      </w:r>
      <w:r>
        <w:rPr>
          <w:spacing w:val="-8"/>
        </w:rPr>
        <w:t xml:space="preserve"> </w:t>
      </w:r>
      <w:r>
        <w:rPr/>
        <w:t>error</w:t>
      </w:r>
      <w:r>
        <w:rPr>
          <w:spacing w:val="-7"/>
        </w:rPr>
        <w:t xml:space="preserve"> </w:t>
      </w:r>
      <w:r>
        <w:rPr/>
        <w:t>message</w:t>
      </w:r>
      <w:r>
        <w:rPr>
          <w:spacing w:val="-8"/>
        </w:rPr>
        <w:t xml:space="preserve"> </w:t>
      </w:r>
      <w:r>
        <w:rPr/>
        <w:t>will</w:t>
      </w:r>
      <w:r>
        <w:rPr>
          <w:spacing w:val="-7"/>
        </w:rPr>
        <w:t xml:space="preserve"> </w:t>
      </w:r>
      <w:r>
        <w:rPr/>
        <w:t>pop</w:t>
      </w:r>
      <w:r>
        <w:rPr>
          <w:spacing w:val="-8"/>
        </w:rPr>
        <w:t xml:space="preserve"> </w:t>
      </w:r>
      <w:r>
        <w:rPr/>
        <w:t>up.</w:t>
      </w:r>
      <w:r>
        <w:rPr>
          <w:spacing w:val="5"/>
        </w:rPr>
        <w:t xml:space="preserve"> </w:t>
      </w:r>
      <w:r>
        <w:rPr/>
        <w:t xml:space="preserve">Users can double click on each marker to get information about </w:t>
      </w:r>
      <w:r>
        <w:rPr>
          <w:spacing w:val="-4"/>
        </w:rPr>
        <w:t xml:space="preserve">supply, </w:t>
      </w:r>
      <w:r>
        <w:rPr/>
        <w:t xml:space="preserve">demand, and technology results. If a node is </w:t>
      </w:r>
      <w:r>
        <w:rPr>
          <w:spacing w:val="-5"/>
        </w:rPr>
        <w:t xml:space="preserve">gray, </w:t>
      </w:r>
      <w:r>
        <w:rPr/>
        <w:t>it means that the ode does not participate in the network. When hover on product transportation flows, information including the amount of transported product and corresponding cost</w:t>
      </w:r>
      <w:r>
        <w:rPr>
          <w:spacing w:val="-12"/>
        </w:rPr>
        <w:t xml:space="preserve"> </w:t>
      </w:r>
      <w:r>
        <w:rPr/>
        <w:t>will</w:t>
      </w:r>
      <w:r>
        <w:rPr>
          <w:spacing w:val="-12"/>
        </w:rPr>
        <w:t xml:space="preserve"> </w:t>
      </w:r>
      <w:r>
        <w:rPr/>
        <w:t>show</w:t>
      </w:r>
      <w:r>
        <w:rPr>
          <w:spacing w:val="-12"/>
        </w:rPr>
        <w:t xml:space="preserve"> </w:t>
      </w:r>
      <w:r>
        <w:rPr/>
        <w:t>up.</w:t>
      </w:r>
      <w:r>
        <w:rPr>
          <w:spacing w:val="3"/>
        </w:rPr>
        <w:t xml:space="preserve"> </w:t>
      </w:r>
      <w:r>
        <w:rPr/>
        <w:t>And</w:t>
      </w:r>
      <w:r>
        <w:rPr>
          <w:spacing w:val="-12"/>
        </w:rPr>
        <w:t xml:space="preserve"> </w:t>
      </w:r>
      <w:r>
        <w:rPr/>
        <w:t>for</w:t>
      </w:r>
      <w:r>
        <w:rPr>
          <w:spacing w:val="-12"/>
        </w:rPr>
        <w:t xml:space="preserve"> </w:t>
      </w:r>
      <w:r>
        <w:rPr/>
        <w:t>management</w:t>
      </w:r>
      <w:r>
        <w:rPr>
          <w:spacing w:val="-12"/>
        </w:rPr>
        <w:t xml:space="preserve"> </w:t>
      </w:r>
      <w:r>
        <w:rPr/>
        <w:t>models,</w:t>
      </w:r>
      <w:r>
        <w:rPr>
          <w:spacing w:val="-11"/>
        </w:rPr>
        <w:t xml:space="preserve"> </w:t>
      </w:r>
      <w:r>
        <w:rPr/>
        <w:t>users</w:t>
      </w:r>
      <w:r>
        <w:rPr>
          <w:spacing w:val="-12"/>
        </w:rPr>
        <w:t xml:space="preserve"> </w:t>
      </w:r>
      <w:r>
        <w:rPr/>
        <w:t>can</w:t>
      </w:r>
      <w:r>
        <w:rPr>
          <w:spacing w:val="-12"/>
        </w:rPr>
        <w:t xml:space="preserve"> </w:t>
      </w:r>
      <w:r>
        <w:rPr/>
        <w:t>also</w:t>
      </w:r>
      <w:r>
        <w:rPr>
          <w:spacing w:val="-12"/>
        </w:rPr>
        <w:t xml:space="preserve"> </w:t>
      </w:r>
      <w:r>
        <w:rPr/>
        <w:t>visualize</w:t>
      </w:r>
      <w:r>
        <w:rPr>
          <w:spacing w:val="-12"/>
        </w:rPr>
        <w:t xml:space="preserve"> </w:t>
      </w:r>
      <w:r>
        <w:rPr/>
        <w:t>the</w:t>
      </w:r>
      <w:r>
        <w:rPr>
          <w:spacing w:val="-12"/>
        </w:rPr>
        <w:t xml:space="preserve"> </w:t>
      </w:r>
      <w:r>
        <w:rPr/>
        <w:t>distribution</w:t>
      </w:r>
      <w:r>
        <w:rPr>
          <w:spacing w:val="-12"/>
        </w:rPr>
        <w:t xml:space="preserve"> </w:t>
      </w:r>
      <w:r>
        <w:rPr/>
        <w:t>of</w:t>
      </w:r>
      <w:r>
        <w:rPr>
          <w:spacing w:val="-11"/>
        </w:rPr>
        <w:t xml:space="preserve"> </w:t>
      </w:r>
      <w:r>
        <w:rPr/>
        <w:t xml:space="preserve">products or feedstocks over the study area. Examples of transportation results and price results are shown in Figure </w:t>
      </w:r>
      <w:hyperlink w:anchor="_bookmark59">
        <w:r>
          <w:rPr>
            <w:color w:val="0000FF"/>
          </w:rPr>
          <w:t xml:space="preserve">32 </w:t>
        </w:r>
      </w:hyperlink>
      <w:r>
        <w:rPr/>
        <w:t xml:space="preserve">and </w:t>
      </w:r>
      <w:hyperlink w:anchor="_bookmark60">
        <w:r>
          <w:rPr>
            <w:color w:val="0000FF"/>
          </w:rPr>
          <w:t>33</w:t>
        </w:r>
      </w:hyperlink>
      <w:r>
        <w:rPr/>
        <w:t>,</w:t>
      </w:r>
      <w:r>
        <w:rPr>
          <w:spacing w:val="-5"/>
        </w:rPr>
        <w:t xml:space="preserve"> </w:t>
      </w:r>
      <w:r>
        <w:rPr>
          <w:spacing w:val="-3"/>
        </w:rPr>
        <w:t>respectively.</w:t>
      </w:r>
    </w:p>
    <w:p>
      <w:pPr>
        <w:pStyle w:val="TextBody"/>
        <w:spacing w:lineRule="auto" w:line="280"/>
        <w:ind w:left="155" w:right="333" w:firstLine="338"/>
        <w:jc w:val="both"/>
        <w:rPr/>
      </w:pPr>
      <w:r>
        <w:rPr>
          <w:spacing w:val="-3"/>
        </w:rPr>
        <w:t>With</w:t>
      </w:r>
      <w:r>
        <w:rPr>
          <w:spacing w:val="-13"/>
        </w:rPr>
        <w:t xml:space="preserve"> </w:t>
      </w:r>
      <w:r>
        <w:rPr/>
        <w:t>the</w:t>
      </w:r>
      <w:r>
        <w:rPr>
          <w:spacing w:val="-12"/>
        </w:rPr>
        <w:t xml:space="preserve"> </w:t>
      </w:r>
      <w:r>
        <w:rPr/>
        <w:t>above</w:t>
      </w:r>
      <w:r>
        <w:rPr>
          <w:spacing w:val="-12"/>
        </w:rPr>
        <w:t xml:space="preserve"> </w:t>
      </w:r>
      <w:r>
        <w:rPr/>
        <w:t>two</w:t>
      </w:r>
      <w:r>
        <w:rPr>
          <w:spacing w:val="-13"/>
        </w:rPr>
        <w:t xml:space="preserve"> </w:t>
      </w:r>
      <w:r>
        <w:rPr/>
        <w:t>functions,</w:t>
      </w:r>
      <w:r>
        <w:rPr>
          <w:spacing w:val="-11"/>
        </w:rPr>
        <w:t xml:space="preserve"> </w:t>
      </w:r>
      <w:r>
        <w:rPr/>
        <w:t>users</w:t>
      </w:r>
      <w:r>
        <w:rPr>
          <w:spacing w:val="-12"/>
        </w:rPr>
        <w:t xml:space="preserve"> </w:t>
      </w:r>
      <w:r>
        <w:rPr/>
        <w:t>can</w:t>
      </w:r>
      <w:r>
        <w:rPr>
          <w:spacing w:val="-12"/>
        </w:rPr>
        <w:t xml:space="preserve"> </w:t>
      </w:r>
      <w:r>
        <w:rPr/>
        <w:t>change</w:t>
      </w:r>
      <w:r>
        <w:rPr>
          <w:spacing w:val="-13"/>
        </w:rPr>
        <w:t xml:space="preserve"> </w:t>
      </w:r>
      <w:r>
        <w:rPr/>
        <w:t>the</w:t>
      </w:r>
      <w:r>
        <w:rPr>
          <w:spacing w:val="-12"/>
        </w:rPr>
        <w:t xml:space="preserve"> </w:t>
      </w:r>
      <w:r>
        <w:rPr/>
        <w:t>map</w:t>
      </w:r>
      <w:r>
        <w:rPr>
          <w:spacing w:val="-12"/>
        </w:rPr>
        <w:t xml:space="preserve"> </w:t>
      </w:r>
      <w:r>
        <w:rPr/>
        <w:t>back</w:t>
      </w:r>
      <w:r>
        <w:rPr>
          <w:spacing w:val="-13"/>
        </w:rPr>
        <w:t xml:space="preserve"> </w:t>
      </w:r>
      <w:r>
        <w:rPr/>
        <w:t>and</w:t>
      </w:r>
      <w:r>
        <w:rPr>
          <w:spacing w:val="-12"/>
        </w:rPr>
        <w:t xml:space="preserve"> </w:t>
      </w:r>
      <w:r>
        <w:rPr/>
        <w:t>forth</w:t>
      </w:r>
      <w:r>
        <w:rPr>
          <w:spacing w:val="-12"/>
        </w:rPr>
        <w:t xml:space="preserve"> </w:t>
      </w:r>
      <w:r>
        <w:rPr/>
        <w:t>to</w:t>
      </w:r>
      <w:r>
        <w:rPr>
          <w:spacing w:val="-12"/>
        </w:rPr>
        <w:t xml:space="preserve"> </w:t>
      </w:r>
      <w:r>
        <w:rPr/>
        <w:t>compare</w:t>
      </w:r>
      <w:r>
        <w:rPr>
          <w:spacing w:val="-13"/>
        </w:rPr>
        <w:t xml:space="preserve"> </w:t>
      </w:r>
      <w:r>
        <w:rPr/>
        <w:t>the</w:t>
      </w:r>
      <w:r>
        <w:rPr>
          <w:spacing w:val="-12"/>
        </w:rPr>
        <w:t xml:space="preserve"> </w:t>
      </w:r>
      <w:r>
        <w:rPr/>
        <w:t>input</w:t>
      </w:r>
      <w:r>
        <w:rPr>
          <w:spacing w:val="-12"/>
        </w:rPr>
        <w:t xml:space="preserve"> </w:t>
      </w:r>
      <w:r>
        <w:rPr>
          <w:spacing w:val="-3"/>
        </w:rPr>
        <w:t xml:space="preserve">data </w:t>
      </w:r>
      <w:r>
        <w:rPr/>
        <w:t>with</w:t>
      </w:r>
      <w:r>
        <w:rPr>
          <w:spacing w:val="-2"/>
        </w:rPr>
        <w:t xml:space="preserve"> </w:t>
      </w:r>
      <w:r>
        <w:rPr/>
        <w:t>outcomes.</w:t>
      </w:r>
    </w:p>
    <w:p>
      <w:pPr>
        <w:pStyle w:val="TextBody"/>
        <w:spacing w:before="4" w:after="0"/>
        <w:rPr>
          <w:sz w:val="25"/>
        </w:rPr>
      </w:pPr>
      <w:r>
        <w:rPr>
          <w:sz w:val="25"/>
        </w:rPr>
      </w:r>
    </w:p>
    <w:p>
      <w:pPr>
        <w:pStyle w:val="Heading2"/>
        <w:numPr>
          <w:ilvl w:val="1"/>
          <w:numId w:val="3"/>
        </w:numPr>
        <w:tabs>
          <w:tab w:val="clear" w:pos="720"/>
          <w:tab w:val="left" w:pos="693" w:leader="none"/>
          <w:tab w:val="left" w:pos="694" w:leader="none"/>
        </w:tabs>
        <w:ind w:left="693" w:hanging="539"/>
        <w:rPr/>
      </w:pPr>
      <w:bookmarkStart w:id="83" w:name="Visualize_Custom_Data"/>
      <w:bookmarkStart w:id="84" w:name="_bookmark58"/>
      <w:bookmarkEnd w:id="83"/>
      <w:bookmarkEnd w:id="84"/>
      <w:r>
        <w:rPr/>
        <w:t>Visualize Custom</w:t>
      </w:r>
      <w:r>
        <w:rPr>
          <w:spacing w:val="-3"/>
        </w:rPr>
        <w:t xml:space="preserve"> </w:t>
      </w:r>
      <w:r>
        <w:rPr/>
        <w:t>Data</w:t>
      </w:r>
    </w:p>
    <w:p>
      <w:pPr>
        <w:pStyle w:val="TextBody"/>
        <w:spacing w:lineRule="auto" w:line="276" w:before="204" w:after="0"/>
        <w:ind w:left="156" w:right="333" w:hanging="0"/>
        <w:jc w:val="both"/>
        <w:rPr/>
      </w:pPr>
      <w:r>
        <w:rPr>
          <w:spacing w:val="-11"/>
        </w:rPr>
        <w:t xml:space="preserve">We </w:t>
      </w:r>
      <w:r>
        <w:rPr/>
        <w:t xml:space="preserve">also provide a function to visualize users’ custom data. User can directly click the </w:t>
      </w:r>
      <w:r>
        <w:rPr>
          <w:rFonts w:ascii="Courier New" w:hAnsi="Courier New"/>
        </w:rPr>
        <w:t xml:space="preserve">Go </w:t>
      </w:r>
      <w:r>
        <w:rPr/>
        <w:t xml:space="preserve">button in the </w:t>
      </w:r>
      <w:r>
        <w:rPr>
          <w:rFonts w:ascii="Courier New" w:hAnsi="Courier New"/>
        </w:rPr>
        <w:t>Uploading New Data</w:t>
      </w:r>
      <w:r>
        <w:rPr>
          <w:rFonts w:ascii="Courier New" w:hAnsi="Courier New"/>
          <w:spacing w:val="-85"/>
        </w:rPr>
        <w:t xml:space="preserve"> </w:t>
      </w:r>
      <w:r>
        <w:rPr/>
        <w:t>card.</w:t>
      </w:r>
    </w:p>
    <w:p>
      <w:pPr>
        <w:sectPr>
          <w:headerReference w:type="default" r:id="rId136"/>
          <w:footerReference w:type="default" r:id="rId137"/>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78" w:before="3" w:after="0"/>
        <w:ind w:left="156" w:right="333" w:firstLine="338"/>
        <w:jc w:val="both"/>
        <w:rPr/>
      </w:pPr>
      <w:r>
        <w:rPr/>
        <w:t xml:space="preserve">In this function, once the user clicks on the </w:t>
      </w:r>
      <w:r>
        <w:rPr>
          <w:rFonts w:ascii="Courier New" w:hAnsi="Courier New"/>
        </w:rPr>
        <w:t>Upload Data File</w:t>
      </w:r>
      <w:r>
        <w:rPr>
          <w:rFonts w:ascii="Courier New" w:hAnsi="Courier New"/>
          <w:spacing w:val="-101"/>
        </w:rPr>
        <w:t xml:space="preserve"> </w:t>
      </w:r>
      <w:r>
        <w:rPr/>
        <w:t xml:space="preserve">button on the top, the user can upload a geographical location csv file with an optional flow data file defining the transportation flows, as shown in Figure </w:t>
      </w:r>
      <w:hyperlink w:anchor="_bookmark61">
        <w:r>
          <w:rPr>
            <w:color w:val="0000FF"/>
          </w:rPr>
          <w:t>34</w:t>
        </w:r>
      </w:hyperlink>
      <w:r>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2" w:after="0"/>
        <w:rPr>
          <w:sz w:val="26"/>
        </w:rPr>
      </w:pPr>
      <w:r>
        <w:rPr>
          <w:sz w:val="26"/>
        </w:rPr>
      </w:r>
    </w:p>
    <w:p>
      <w:pPr>
        <w:pStyle w:val="TextBody"/>
        <w:ind w:left="170" w:hanging="0"/>
        <w:rPr>
          <w:sz w:val="20"/>
        </w:rPr>
      </w:pPr>
      <w:r>
        <w:rPr/>
        <w:drawing>
          <wp:inline distT="0" distB="0" distL="0" distR="0">
            <wp:extent cx="6122035" cy="3094990"/>
            <wp:effectExtent l="0" t="0" r="0" b="0"/>
            <wp:docPr id="128" name="image77.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77.jpeg" descr=""/>
                    <pic:cNvPicPr>
                      <a:picLocks noChangeAspect="1" noChangeArrowheads="1"/>
                    </pic:cNvPicPr>
                  </pic:nvPicPr>
                  <pic:blipFill>
                    <a:blip r:embed="rId138"/>
                    <a:stretch>
                      <a:fillRect/>
                    </a:stretch>
                  </pic:blipFill>
                  <pic:spPr bwMode="auto">
                    <a:xfrm>
                      <a:off x="0" y="0"/>
                      <a:ext cx="6122035" cy="3094990"/>
                    </a:xfrm>
                    <a:prstGeom prst="rect">
                      <a:avLst/>
                    </a:prstGeom>
                  </pic:spPr>
                </pic:pic>
              </a:graphicData>
            </a:graphic>
          </wp:inline>
        </w:drawing>
      </w:r>
    </w:p>
    <w:p>
      <w:pPr>
        <w:pStyle w:val="TextBody"/>
        <w:spacing w:before="10" w:after="0"/>
        <w:rPr>
          <w:sz w:val="10"/>
        </w:rPr>
      </w:pPr>
      <w:r>
        <w:rPr>
          <w:sz w:val="10"/>
        </w:rPr>
      </w:r>
    </w:p>
    <w:p>
      <w:pPr>
        <w:pStyle w:val="TextBody"/>
        <w:spacing w:before="95" w:after="0"/>
        <w:ind w:left="373" w:right="550" w:hanging="0"/>
        <w:jc w:val="center"/>
        <w:rPr/>
      </w:pPr>
      <w:bookmarkStart w:id="85" w:name="_bookmark59"/>
      <w:bookmarkEnd w:id="85"/>
      <w:r>
        <w:rPr>
          <w:b/>
        </w:rPr>
        <w:t>Figure</w:t>
      </w:r>
      <w:r>
        <w:rPr>
          <w:b/>
          <w:spacing w:val="-9"/>
        </w:rPr>
        <w:t xml:space="preserve"> </w:t>
      </w:r>
      <w:r>
        <w:rPr>
          <w:b/>
        </w:rPr>
        <w:t>32:</w:t>
      </w:r>
      <w:r>
        <w:rPr>
          <w:b/>
          <w:spacing w:val="2"/>
        </w:rPr>
        <w:t xml:space="preserve"> </w:t>
      </w:r>
      <w:r>
        <w:rPr/>
        <w:t>Visualization</w:t>
      </w:r>
      <w:r>
        <w:rPr>
          <w:spacing w:val="-9"/>
        </w:rPr>
        <w:t xml:space="preserve"> </w:t>
      </w:r>
      <w:r>
        <w:rPr/>
        <w:t>of</w:t>
      </w:r>
      <w:r>
        <w:rPr>
          <w:spacing w:val="-9"/>
        </w:rPr>
        <w:t xml:space="preserve"> </w:t>
      </w:r>
      <w:r>
        <w:rPr/>
        <w:t>model</w:t>
      </w:r>
      <w:r>
        <w:rPr>
          <w:spacing w:val="-9"/>
        </w:rPr>
        <w:t xml:space="preserve"> </w:t>
      </w:r>
      <w:r>
        <w:rPr/>
        <w:t>results</w:t>
      </w:r>
      <w:r>
        <w:rPr>
          <w:spacing w:val="-9"/>
        </w:rPr>
        <w:t xml:space="preserve"> </w:t>
      </w:r>
      <w:r>
        <w:rPr/>
        <w:t>-</w:t>
      </w:r>
      <w:r>
        <w:rPr>
          <w:spacing w:val="-9"/>
        </w:rPr>
        <w:t xml:space="preserve"> </w:t>
      </w:r>
      <w:r>
        <w:rPr/>
        <w:t>product</w:t>
      </w:r>
      <w:r>
        <w:rPr>
          <w:spacing w:val="-9"/>
        </w:rPr>
        <w:t xml:space="preserve"> </w:t>
      </w:r>
      <w:r>
        <w:rPr/>
        <w:t>flows</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3"/>
        </w:rPr>
      </w:pPr>
      <w:r>
        <w:rPr>
          <w:sz w:val="23"/>
        </w:rPr>
        <w:drawing>
          <wp:anchor behindDoc="0" distT="0" distB="0" distL="0" distR="0" simplePos="0" locked="0" layoutInCell="0" allowOverlap="1" relativeHeight="41">
            <wp:simplePos x="0" y="0"/>
            <wp:positionH relativeFrom="page">
              <wp:posOffset>831850</wp:posOffset>
            </wp:positionH>
            <wp:positionV relativeFrom="paragraph">
              <wp:posOffset>207645</wp:posOffset>
            </wp:positionV>
            <wp:extent cx="6122035" cy="3094990"/>
            <wp:effectExtent l="0" t="0" r="0" b="0"/>
            <wp:wrapTopAndBottom/>
            <wp:docPr id="129" name="image78.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78.jpeg" descr=""/>
                    <pic:cNvPicPr>
                      <a:picLocks noChangeAspect="1" noChangeArrowheads="1"/>
                    </pic:cNvPicPr>
                  </pic:nvPicPr>
                  <pic:blipFill>
                    <a:blip r:embed="rId139"/>
                    <a:stretch>
                      <a:fillRect/>
                    </a:stretch>
                  </pic:blipFill>
                  <pic:spPr bwMode="auto">
                    <a:xfrm>
                      <a:off x="0" y="0"/>
                      <a:ext cx="6122035" cy="3094990"/>
                    </a:xfrm>
                    <a:prstGeom prst="rect">
                      <a:avLst/>
                    </a:prstGeom>
                  </pic:spPr>
                </pic:pic>
              </a:graphicData>
            </a:graphic>
          </wp:anchor>
        </w:drawing>
      </w:r>
    </w:p>
    <w:p>
      <w:pPr>
        <w:pStyle w:val="TextBody"/>
        <w:spacing w:before="10" w:after="0"/>
        <w:rPr>
          <w:sz w:val="8"/>
        </w:rPr>
      </w:pPr>
      <w:r>
        <w:rPr>
          <w:sz w:val="8"/>
        </w:rPr>
      </w:r>
      <w:bookmarkStart w:id="86" w:name="_bookmark60"/>
      <w:bookmarkStart w:id="87" w:name="_bookmark60"/>
      <w:bookmarkEnd w:id="87"/>
    </w:p>
    <w:p>
      <w:pPr>
        <w:sectPr>
          <w:headerReference w:type="default" r:id="rId140"/>
          <w:footerReference w:type="default" r:id="rId141"/>
          <w:type w:val="nextPage"/>
          <w:pgSz w:w="12240" w:h="15840"/>
          <w:pgMar w:left="1140" w:right="960" w:header="638" w:top="820" w:footer="672" w:bottom="860" w:gutter="0"/>
          <w:pgNumType w:fmt="decimal"/>
          <w:formProt w:val="false"/>
          <w:textDirection w:val="lrTb"/>
          <w:docGrid w:type="default" w:linePitch="100" w:charSpace="4096"/>
        </w:sectPr>
        <w:pStyle w:val="TextBody"/>
        <w:spacing w:before="95" w:after="0"/>
        <w:ind w:left="373" w:right="550" w:hanging="0"/>
        <w:jc w:val="center"/>
        <w:rPr/>
      </w:pPr>
      <w:r>
        <w:rPr>
          <w:b/>
        </w:rPr>
        <w:t>Figure</w:t>
      </w:r>
      <w:r>
        <w:rPr>
          <w:b/>
          <w:spacing w:val="-9"/>
        </w:rPr>
        <w:t xml:space="preserve"> </w:t>
      </w:r>
      <w:r>
        <w:rPr>
          <w:b/>
        </w:rPr>
        <w:t>33:</w:t>
      </w:r>
      <w:r>
        <w:rPr>
          <w:b/>
          <w:spacing w:val="3"/>
        </w:rPr>
        <w:t xml:space="preserve"> </w:t>
      </w:r>
      <w:r>
        <w:rPr/>
        <w:t>Visualization</w:t>
      </w:r>
      <w:r>
        <w:rPr>
          <w:spacing w:val="-9"/>
        </w:rPr>
        <w:t xml:space="preserve"> </w:t>
      </w:r>
      <w:r>
        <w:rPr/>
        <w:t>of</w:t>
      </w:r>
      <w:r>
        <w:rPr>
          <w:spacing w:val="-8"/>
        </w:rPr>
        <w:t xml:space="preserve"> </w:t>
      </w:r>
      <w:r>
        <w:rPr/>
        <w:t>model</w:t>
      </w:r>
      <w:r>
        <w:rPr>
          <w:spacing w:val="-9"/>
        </w:rPr>
        <w:t xml:space="preserve"> </w:t>
      </w:r>
      <w:r>
        <w:rPr/>
        <w:t>results</w:t>
      </w:r>
      <w:r>
        <w:rPr>
          <w:spacing w:val="-9"/>
        </w:rPr>
        <w:t xml:space="preserve"> </w:t>
      </w:r>
      <w:r>
        <w:rPr/>
        <w:t>-</w:t>
      </w:r>
      <w:r>
        <w:rPr>
          <w:spacing w:val="-8"/>
        </w:rPr>
        <w:t xml:space="preserve"> </w:t>
      </w:r>
      <w:r>
        <w:rPr/>
        <w:t>product</w:t>
      </w:r>
      <w:r>
        <w:rPr>
          <w:spacing w:val="-9"/>
        </w:rPr>
        <w:t xml:space="preserve"> </w:t>
      </w:r>
      <w:r>
        <w:rPr/>
        <w:t>prices</w:t>
      </w:r>
    </w:p>
    <w:p>
      <w:pPr>
        <w:pStyle w:val="TextBody"/>
        <w:rPr>
          <w:sz w:val="20"/>
        </w:rPr>
      </w:pPr>
      <w:r>
        <w:rPr>
          <w:sz w:val="20"/>
        </w:rPr>
      </w:r>
    </w:p>
    <w:p>
      <w:pPr>
        <w:pStyle w:val="TextBody"/>
        <w:rPr>
          <w:sz w:val="20"/>
        </w:rPr>
      </w:pPr>
      <w:r>
        <w:rPr>
          <w:sz w:val="20"/>
        </w:rPr>
      </w:r>
    </w:p>
    <w:p>
      <w:pPr>
        <w:pStyle w:val="TextBody"/>
        <w:spacing w:before="11" w:after="0"/>
        <w:rPr>
          <w:sz w:val="14"/>
        </w:rPr>
      </w:pPr>
      <w:r>
        <w:rPr>
          <w:sz w:val="14"/>
        </w:rPr>
      </w:r>
    </w:p>
    <w:p>
      <w:pPr>
        <w:pStyle w:val="TextBody"/>
        <w:ind w:left="2568" w:hanging="0"/>
        <w:rPr>
          <w:sz w:val="20"/>
        </w:rPr>
      </w:pPr>
      <w:r>
        <w:rPr/>
        <w:drawing>
          <wp:inline distT="0" distB="0" distL="0" distR="0">
            <wp:extent cx="3115945" cy="3687445"/>
            <wp:effectExtent l="0" t="0" r="0" b="0"/>
            <wp:docPr id="133"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79.png" descr=""/>
                    <pic:cNvPicPr>
                      <a:picLocks noChangeAspect="1" noChangeArrowheads="1"/>
                    </pic:cNvPicPr>
                  </pic:nvPicPr>
                  <pic:blipFill>
                    <a:blip r:embed="rId142"/>
                    <a:stretch>
                      <a:fillRect/>
                    </a:stretch>
                  </pic:blipFill>
                  <pic:spPr bwMode="auto">
                    <a:xfrm>
                      <a:off x="0" y="0"/>
                      <a:ext cx="3115945" cy="3687445"/>
                    </a:xfrm>
                    <a:prstGeom prst="rect">
                      <a:avLst/>
                    </a:prstGeom>
                  </pic:spPr>
                </pic:pic>
              </a:graphicData>
            </a:graphic>
          </wp:inline>
        </w:drawing>
      </w:r>
    </w:p>
    <w:p>
      <w:pPr>
        <w:pStyle w:val="TextBody"/>
        <w:rPr>
          <w:sz w:val="10"/>
        </w:rPr>
      </w:pPr>
      <w:r>
        <w:rPr>
          <w:sz w:val="10"/>
        </w:rPr>
      </w:r>
    </w:p>
    <w:p>
      <w:pPr>
        <w:pStyle w:val="Normal"/>
        <w:spacing w:before="95" w:after="0"/>
        <w:ind w:left="373" w:right="550" w:hanging="0"/>
        <w:jc w:val="center"/>
        <w:rPr/>
      </w:pPr>
      <w:bookmarkStart w:id="88" w:name="_bookmark61"/>
      <w:bookmarkEnd w:id="88"/>
      <w:r>
        <w:rPr>
          <w:b/>
        </w:rPr>
        <w:t xml:space="preserve">Figure 34: </w:t>
      </w:r>
      <w:r>
        <w:rPr/>
        <w:t>Uploading data and visualization</w:t>
      </w:r>
    </w:p>
    <w:p>
      <w:pPr>
        <w:pStyle w:val="TextBody"/>
        <w:spacing w:before="7" w:after="0"/>
        <w:rPr>
          <w:sz w:val="35"/>
        </w:rPr>
      </w:pPr>
      <w:r>
        <w:rPr>
          <w:sz w:val="35"/>
        </w:rPr>
      </w:r>
    </w:p>
    <w:p>
      <w:pPr>
        <w:pStyle w:val="TextBody"/>
        <w:spacing w:lineRule="auto" w:line="280"/>
        <w:ind w:left="155" w:right="333" w:firstLine="338"/>
        <w:jc w:val="both"/>
        <w:rPr/>
      </w:pPr>
      <w:r>
        <w:rPr/>
        <w:t xml:space="preserve">In the uploading </w:t>
      </w:r>
      <w:r>
        <w:rPr>
          <w:spacing w:val="-4"/>
        </w:rPr>
        <w:t xml:space="preserve">window, </w:t>
      </w:r>
      <w:r>
        <w:rPr/>
        <w:t>the data format is given: for geographical locations, the user only needs to provide names and geographical coordinates of those locations. For flow data, the user needs to provide a matrix defining the transportation flow amount between each pair of nodes</w:t>
      </w:r>
      <w:r>
        <w:rPr>
          <w:spacing w:val="-39"/>
        </w:rPr>
        <w:t xml:space="preserve"> </w:t>
      </w:r>
      <w:r>
        <w:rPr/>
        <w:t>(any flow larger than zero will be plotted onto the</w:t>
      </w:r>
      <w:r>
        <w:rPr>
          <w:spacing w:val="-14"/>
        </w:rPr>
        <w:t xml:space="preserve"> </w:t>
      </w:r>
      <w:r>
        <w:rPr/>
        <w:t>map).</w:t>
      </w:r>
    </w:p>
    <w:p>
      <w:pPr>
        <w:pStyle w:val="TextBody"/>
        <w:spacing w:lineRule="exact" w:line="273"/>
        <w:ind w:left="494" w:hanging="0"/>
        <w:jc w:val="both"/>
        <w:rPr/>
      </w:pPr>
      <w:r>
        <w:rPr/>
        <w:t>For flow data, we provide three types of mapping style:</w:t>
      </w:r>
    </w:p>
    <w:p>
      <w:pPr>
        <w:pStyle w:val="ListParagraph"/>
        <w:numPr>
          <w:ilvl w:val="0"/>
          <w:numId w:val="2"/>
        </w:numPr>
        <w:tabs>
          <w:tab w:val="clear" w:pos="720"/>
          <w:tab w:val="left" w:pos="375" w:leader="none"/>
        </w:tabs>
        <w:ind w:left="374" w:hanging="220"/>
        <w:rPr/>
      </w:pPr>
      <w:r>
        <w:rPr/>
        <w:t>Straight</w:t>
      </w:r>
      <w:r>
        <w:rPr>
          <w:spacing w:val="-4"/>
        </w:rPr>
        <w:t xml:space="preserve"> </w:t>
      </w:r>
      <w:r>
        <w:rPr/>
        <w:t>Line:</w:t>
      </w:r>
      <w:r>
        <w:rPr>
          <w:spacing w:val="8"/>
        </w:rPr>
        <w:t xml:space="preserve"> </w:t>
      </w:r>
      <w:r>
        <w:rPr/>
        <w:t>use</w:t>
      </w:r>
      <w:r>
        <w:rPr>
          <w:spacing w:val="-3"/>
        </w:rPr>
        <w:t xml:space="preserve"> </w:t>
      </w:r>
      <w:r>
        <w:rPr/>
        <w:t>straight</w:t>
      </w:r>
      <w:r>
        <w:rPr>
          <w:spacing w:val="-4"/>
        </w:rPr>
        <w:t xml:space="preserve"> </w:t>
      </w:r>
      <w:r>
        <w:rPr/>
        <w:t>lines</w:t>
      </w:r>
      <w:r>
        <w:rPr>
          <w:spacing w:val="-4"/>
        </w:rPr>
        <w:t xml:space="preserve"> </w:t>
      </w:r>
      <w:r>
        <w:rPr/>
        <w:t>to</w:t>
      </w:r>
      <w:r>
        <w:rPr>
          <w:spacing w:val="-4"/>
        </w:rPr>
        <w:t xml:space="preserve"> </w:t>
      </w:r>
      <w:r>
        <w:rPr/>
        <w:t>connect</w:t>
      </w:r>
      <w:r>
        <w:rPr>
          <w:spacing w:val="-4"/>
        </w:rPr>
        <w:t xml:space="preserve"> </w:t>
      </w:r>
      <w:r>
        <w:rPr/>
        <w:t>node</w:t>
      </w:r>
      <w:r>
        <w:rPr>
          <w:spacing w:val="-3"/>
        </w:rPr>
        <w:t xml:space="preserve"> </w:t>
      </w:r>
      <w:r>
        <w:rPr/>
        <w:t>pairs</w:t>
      </w:r>
      <w:r>
        <w:rPr>
          <w:spacing w:val="-4"/>
        </w:rPr>
        <w:t xml:space="preserve"> </w:t>
      </w:r>
      <w:r>
        <w:rPr/>
        <w:t>between</w:t>
      </w:r>
      <w:r>
        <w:rPr>
          <w:spacing w:val="-4"/>
        </w:rPr>
        <w:t xml:space="preserve"> </w:t>
      </w:r>
      <w:r>
        <w:rPr/>
        <w:t>which</w:t>
      </w:r>
      <w:r>
        <w:rPr>
          <w:spacing w:val="-4"/>
        </w:rPr>
        <w:t xml:space="preserve"> </w:t>
      </w:r>
      <w:r>
        <w:rPr/>
        <w:t>product</w:t>
      </w:r>
      <w:r>
        <w:rPr>
          <w:spacing w:val="-3"/>
        </w:rPr>
        <w:t xml:space="preserve"> </w:t>
      </w:r>
      <w:r>
        <w:rPr/>
        <w:t>flow</w:t>
      </w:r>
      <w:r>
        <w:rPr>
          <w:spacing w:val="-4"/>
        </w:rPr>
        <w:t xml:space="preserve"> </w:t>
      </w:r>
      <w:r>
        <w:rPr/>
        <w:t>is</w:t>
      </w:r>
      <w:r>
        <w:rPr>
          <w:spacing w:val="-4"/>
        </w:rPr>
        <w:t xml:space="preserve"> </w:t>
      </w:r>
      <w:r>
        <w:rPr/>
        <w:t>positive;</w:t>
      </w:r>
    </w:p>
    <w:p>
      <w:pPr>
        <w:pStyle w:val="ListParagraph"/>
        <w:numPr>
          <w:ilvl w:val="0"/>
          <w:numId w:val="2"/>
        </w:numPr>
        <w:tabs>
          <w:tab w:val="clear" w:pos="720"/>
          <w:tab w:val="left" w:pos="375" w:leader="none"/>
        </w:tabs>
        <w:ind w:left="374" w:hanging="220"/>
        <w:rPr/>
      </w:pPr>
      <w:r>
        <w:rPr/>
        <w:t>Routing: to show GIS road paths between node</w:t>
      </w:r>
      <w:r>
        <w:rPr>
          <w:spacing w:val="1"/>
        </w:rPr>
        <w:t xml:space="preserve"> </w:t>
      </w:r>
      <w:r>
        <w:rPr/>
        <w:t>pairs;</w:t>
      </w:r>
    </w:p>
    <w:p>
      <w:pPr>
        <w:pStyle w:val="ListParagraph"/>
        <w:numPr>
          <w:ilvl w:val="0"/>
          <w:numId w:val="2"/>
        </w:numPr>
        <w:tabs>
          <w:tab w:val="clear" w:pos="720"/>
          <w:tab w:val="left" w:pos="375" w:leader="none"/>
        </w:tabs>
        <w:spacing w:lineRule="auto" w:line="280"/>
        <w:ind w:left="701" w:right="335" w:hanging="546"/>
        <w:rPr/>
      </w:pPr>
      <w:r>
        <w:rPr/>
        <w:t>Hybrid: to plot straight lines first, and the GIS road will show up when the user clicks on the straight</w:t>
      </w:r>
      <w:r>
        <w:rPr>
          <w:spacing w:val="-2"/>
        </w:rPr>
        <w:t xml:space="preserve"> </w:t>
      </w:r>
      <w:r>
        <w:rPr/>
        <w:t>line.</w:t>
      </w:r>
    </w:p>
    <w:p>
      <w:pPr>
        <w:pStyle w:val="TextBody"/>
        <w:spacing w:before="1" w:after="0"/>
        <w:rPr>
          <w:sz w:val="33"/>
        </w:rPr>
      </w:pPr>
      <w:r>
        <w:rPr>
          <w:sz w:val="33"/>
        </w:rPr>
      </w:r>
    </w:p>
    <w:p>
      <w:pPr>
        <w:pStyle w:val="Heading1"/>
        <w:numPr>
          <w:ilvl w:val="0"/>
          <w:numId w:val="3"/>
        </w:numPr>
        <w:tabs>
          <w:tab w:val="clear" w:pos="720"/>
          <w:tab w:val="left" w:pos="586" w:leader="none"/>
          <w:tab w:val="left" w:pos="587" w:leader="none"/>
        </w:tabs>
        <w:ind w:left="586" w:hanging="432"/>
        <w:rPr/>
      </w:pPr>
      <w:bookmarkStart w:id="89" w:name="Developer_Guide"/>
      <w:bookmarkStart w:id="90" w:name="_bookmark62"/>
      <w:bookmarkEnd w:id="89"/>
      <w:bookmarkEnd w:id="90"/>
      <w:r>
        <w:rPr/>
        <w:t>Developer</w:t>
      </w:r>
      <w:r>
        <w:rPr>
          <w:spacing w:val="1"/>
        </w:rPr>
        <w:t xml:space="preserve"> </w:t>
      </w:r>
      <w:r>
        <w:rPr/>
        <w:t>Guide</w:t>
      </w:r>
    </w:p>
    <w:p>
      <w:pPr>
        <w:pStyle w:val="Heading2"/>
        <w:numPr>
          <w:ilvl w:val="1"/>
          <w:numId w:val="3"/>
        </w:numPr>
        <w:tabs>
          <w:tab w:val="clear" w:pos="720"/>
          <w:tab w:val="left" w:pos="693" w:leader="none"/>
          <w:tab w:val="left" w:pos="694" w:leader="none"/>
        </w:tabs>
        <w:spacing w:before="270" w:after="0"/>
        <w:ind w:left="693" w:hanging="539"/>
        <w:rPr/>
      </w:pPr>
      <w:bookmarkStart w:id="91" w:name="Become_an_Admin_of_ADAM"/>
      <w:bookmarkStart w:id="92" w:name="_bookmark63"/>
      <w:bookmarkEnd w:id="91"/>
      <w:bookmarkEnd w:id="92"/>
      <w:r>
        <w:rPr/>
        <w:t>Become an Admin of</w:t>
      </w:r>
      <w:r>
        <w:rPr>
          <w:spacing w:val="-5"/>
        </w:rPr>
        <w:t xml:space="preserve"> </w:t>
      </w:r>
      <w:r>
        <w:rPr/>
        <w:t>ADAM</w:t>
      </w:r>
    </w:p>
    <w:p>
      <w:pPr>
        <w:pStyle w:val="TextBody"/>
        <w:spacing w:lineRule="auto" w:line="280" w:before="204" w:after="0"/>
        <w:ind w:left="155" w:right="271" w:hanging="0"/>
        <w:rPr/>
      </w:pPr>
      <w:r>
        <w:rPr/>
        <w:t>In ADAM, registered users can apply to become a member of admin users by sending us a message in the contact form. Admin users will have the following privileges:</w:t>
      </w:r>
    </w:p>
    <w:p>
      <w:pPr>
        <w:sectPr>
          <w:headerReference w:type="default" r:id="rId143"/>
          <w:footerReference w:type="default" r:id="rId144"/>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before="179" w:after="0"/>
        <w:ind w:left="374" w:hanging="220"/>
        <w:rPr/>
      </w:pPr>
      <w:r>
        <w:rPr>
          <w:spacing w:val="-11"/>
        </w:rPr>
        <w:t xml:space="preserve">To </w:t>
      </w:r>
      <w:r>
        <w:rPr/>
        <w:t>build and publish new case</w:t>
      </w:r>
      <w:r>
        <w:rPr>
          <w:spacing w:val="3"/>
        </w:rPr>
        <w:t xml:space="preserve"> </w:t>
      </w:r>
      <w:r>
        <w:rPr/>
        <w:t>studies;</w:t>
      </w:r>
    </w:p>
    <w:p>
      <w:pPr>
        <w:pStyle w:val="TextBody"/>
        <w:rPr>
          <w:sz w:val="20"/>
        </w:rPr>
      </w:pPr>
      <w:r>
        <w:rPr>
          <w:sz w:val="20"/>
        </w:rPr>
      </w:r>
    </w:p>
    <w:p>
      <w:pPr>
        <w:pStyle w:val="TextBody"/>
        <w:rPr>
          <w:sz w:val="20"/>
        </w:rPr>
      </w:pPr>
      <w:r>
        <w:rPr>
          <w:sz w:val="20"/>
        </w:rPr>
      </w:r>
    </w:p>
    <w:p>
      <w:pPr>
        <w:pStyle w:val="ListParagraph"/>
        <w:numPr>
          <w:ilvl w:val="0"/>
          <w:numId w:val="2"/>
        </w:numPr>
        <w:tabs>
          <w:tab w:val="clear" w:pos="720"/>
          <w:tab w:val="left" w:pos="375" w:leader="none"/>
        </w:tabs>
        <w:spacing w:lineRule="auto" w:line="280" w:before="1" w:after="0"/>
        <w:ind w:left="701" w:right="335" w:hanging="546"/>
        <w:rPr/>
      </w:pPr>
      <w:r>
        <w:rPr>
          <w:spacing w:val="-11"/>
        </w:rPr>
        <w:t>To</w:t>
      </w:r>
      <w:r>
        <w:rPr>
          <w:spacing w:val="-17"/>
        </w:rPr>
        <w:t xml:space="preserve"> </w:t>
      </w:r>
      <w:r>
        <w:rPr/>
        <w:t>manage</w:t>
      </w:r>
      <w:r>
        <w:rPr>
          <w:spacing w:val="-16"/>
        </w:rPr>
        <w:t xml:space="preserve"> </w:t>
      </w:r>
      <w:r>
        <w:rPr/>
        <w:t>the</w:t>
      </w:r>
      <w:r>
        <w:rPr>
          <w:spacing w:val="-16"/>
        </w:rPr>
        <w:t xml:space="preserve"> </w:t>
      </w:r>
      <w:r>
        <w:rPr>
          <w:spacing w:val="2"/>
        </w:rPr>
        <w:t>user’s</w:t>
      </w:r>
      <w:r>
        <w:rPr>
          <w:spacing w:val="-16"/>
        </w:rPr>
        <w:t xml:space="preserve"> </w:t>
      </w:r>
      <w:r>
        <w:rPr/>
        <w:t>own,</w:t>
      </w:r>
      <w:r>
        <w:rPr>
          <w:spacing w:val="-14"/>
        </w:rPr>
        <w:t xml:space="preserve"> </w:t>
      </w:r>
      <w:r>
        <w:rPr/>
        <w:t>private</w:t>
      </w:r>
      <w:r>
        <w:rPr>
          <w:spacing w:val="-16"/>
        </w:rPr>
        <w:t xml:space="preserve"> </w:t>
      </w:r>
      <w:r>
        <w:rPr/>
        <w:t>feedstock,</w:t>
      </w:r>
      <w:r>
        <w:rPr>
          <w:spacing w:val="-14"/>
        </w:rPr>
        <w:t xml:space="preserve"> </w:t>
      </w:r>
      <w:r>
        <w:rPr/>
        <w:t>product,</w:t>
      </w:r>
      <w:r>
        <w:rPr>
          <w:spacing w:val="-15"/>
        </w:rPr>
        <w:t xml:space="preserve"> </w:t>
      </w:r>
      <w:r>
        <w:rPr/>
        <w:t>and</w:t>
      </w:r>
      <w:r>
        <w:rPr>
          <w:spacing w:val="-16"/>
        </w:rPr>
        <w:t xml:space="preserve"> </w:t>
      </w:r>
      <w:r>
        <w:rPr/>
        <w:t>technology</w:t>
      </w:r>
      <w:r>
        <w:rPr>
          <w:spacing w:val="-16"/>
        </w:rPr>
        <w:t xml:space="preserve"> </w:t>
      </w:r>
      <w:r>
        <w:rPr/>
        <w:t>database</w:t>
      </w:r>
      <w:r>
        <w:rPr>
          <w:spacing w:val="-16"/>
        </w:rPr>
        <w:t xml:space="preserve"> </w:t>
      </w:r>
      <w:r>
        <w:rPr/>
        <w:t>to</w:t>
      </w:r>
      <w:r>
        <w:rPr>
          <w:spacing w:val="-16"/>
        </w:rPr>
        <w:t xml:space="preserve"> </w:t>
      </w:r>
      <w:r>
        <w:rPr/>
        <w:t>define</w:t>
      </w:r>
      <w:r>
        <w:rPr>
          <w:spacing w:val="-16"/>
        </w:rPr>
        <w:t xml:space="preserve"> </w:t>
      </w:r>
      <w:r>
        <w:rPr/>
        <w:t>problems with more</w:t>
      </w:r>
      <w:r>
        <w:rPr>
          <w:spacing w:val="-3"/>
        </w:rPr>
        <w:t xml:space="preserve"> </w:t>
      </w:r>
      <w:r>
        <w:rPr/>
        <w:t>possibilities;</w:t>
      </w:r>
    </w:p>
    <w:p>
      <w:pPr>
        <w:pStyle w:val="ListParagraph"/>
        <w:numPr>
          <w:ilvl w:val="0"/>
          <w:numId w:val="2"/>
        </w:numPr>
        <w:tabs>
          <w:tab w:val="clear" w:pos="720"/>
          <w:tab w:val="left" w:pos="375" w:leader="none"/>
        </w:tabs>
        <w:spacing w:before="176" w:after="0"/>
        <w:ind w:left="374" w:hanging="219"/>
        <w:rPr/>
      </w:pPr>
      <w:r>
        <w:rPr>
          <w:spacing w:val="-11"/>
        </w:rPr>
        <w:t xml:space="preserve">To </w:t>
      </w:r>
      <w:r>
        <w:rPr/>
        <w:t>add new public feedstock, product, and technology for other</w:t>
      </w:r>
      <w:r>
        <w:rPr>
          <w:spacing w:val="-8"/>
        </w:rPr>
        <w:t xml:space="preserve"> </w:t>
      </w:r>
      <w:r>
        <w:rPr/>
        <w:t>users;</w:t>
      </w:r>
    </w:p>
    <w:p>
      <w:pPr>
        <w:pStyle w:val="ListParagraph"/>
        <w:numPr>
          <w:ilvl w:val="0"/>
          <w:numId w:val="2"/>
        </w:numPr>
        <w:tabs>
          <w:tab w:val="clear" w:pos="720"/>
          <w:tab w:val="left" w:pos="375" w:leader="none"/>
        </w:tabs>
        <w:spacing w:lineRule="auto" w:line="434" w:before="229" w:after="0"/>
        <w:ind w:left="494" w:right="1460" w:hanging="339"/>
        <w:rPr/>
      </w:pPr>
      <w:r>
        <w:rPr>
          <w:spacing w:val="-11"/>
        </w:rPr>
        <w:t>To</w:t>
      </w:r>
      <w:r>
        <w:rPr>
          <w:spacing w:val="-6"/>
        </w:rPr>
        <w:t xml:space="preserve"> </w:t>
      </w:r>
      <w:r>
        <w:rPr/>
        <w:t>access</w:t>
      </w:r>
      <w:r>
        <w:rPr>
          <w:spacing w:val="-5"/>
        </w:rPr>
        <w:t xml:space="preserve"> </w:t>
      </w:r>
      <w:r>
        <w:rPr/>
        <w:t>the</w:t>
      </w:r>
      <w:r>
        <w:rPr>
          <w:spacing w:val="-5"/>
        </w:rPr>
        <w:t xml:space="preserve"> </w:t>
      </w:r>
      <w:r>
        <w:rPr/>
        <w:t>Django</w:t>
      </w:r>
      <w:r>
        <w:rPr>
          <w:spacing w:val="-5"/>
        </w:rPr>
        <w:t xml:space="preserve"> </w:t>
      </w:r>
      <w:r>
        <w:rPr/>
        <w:t>admin</w:t>
      </w:r>
      <w:r>
        <w:rPr>
          <w:spacing w:val="-5"/>
        </w:rPr>
        <w:t xml:space="preserve"> </w:t>
      </w:r>
      <w:r>
        <w:rPr/>
        <w:t>site</w:t>
      </w:r>
      <w:r>
        <w:rPr>
          <w:spacing w:val="-5"/>
        </w:rPr>
        <w:t xml:space="preserve"> </w:t>
      </w:r>
      <w:r>
        <w:rPr/>
        <w:t>to</w:t>
      </w:r>
      <w:r>
        <w:rPr>
          <w:spacing w:val="-5"/>
        </w:rPr>
        <w:t xml:space="preserve"> </w:t>
      </w:r>
      <w:r>
        <w:rPr/>
        <w:t>manage</w:t>
      </w:r>
      <w:r>
        <w:rPr>
          <w:spacing w:val="-5"/>
        </w:rPr>
        <w:t xml:space="preserve"> </w:t>
      </w:r>
      <w:r>
        <w:rPr/>
        <w:t>all</w:t>
      </w:r>
      <w:r>
        <w:rPr>
          <w:spacing w:val="-5"/>
        </w:rPr>
        <w:t xml:space="preserve"> </w:t>
      </w:r>
      <w:r>
        <w:rPr/>
        <w:t>other</w:t>
      </w:r>
      <w:r>
        <w:rPr>
          <w:spacing w:val="-5"/>
        </w:rPr>
        <w:t xml:space="preserve"> </w:t>
      </w:r>
      <w:r>
        <w:rPr/>
        <w:t>data</w:t>
      </w:r>
      <w:r>
        <w:rPr>
          <w:spacing w:val="-5"/>
        </w:rPr>
        <w:t xml:space="preserve"> </w:t>
      </w:r>
      <w:r>
        <w:rPr/>
        <w:t>and</w:t>
      </w:r>
      <w:r>
        <w:rPr>
          <w:spacing w:val="-5"/>
        </w:rPr>
        <w:t xml:space="preserve"> </w:t>
      </w:r>
      <w:r>
        <w:rPr/>
        <w:t>objects</w:t>
      </w:r>
      <w:r>
        <w:rPr>
          <w:spacing w:val="-5"/>
        </w:rPr>
        <w:t xml:space="preserve"> </w:t>
      </w:r>
      <w:r>
        <w:rPr/>
        <w:t>behind</w:t>
      </w:r>
      <w:r>
        <w:rPr>
          <w:spacing w:val="-5"/>
        </w:rPr>
        <w:t xml:space="preserve"> </w:t>
      </w:r>
      <w:r>
        <w:rPr/>
        <w:t>the</w:t>
      </w:r>
      <w:r>
        <w:rPr>
          <w:spacing w:val="-5"/>
        </w:rPr>
        <w:t xml:space="preserve"> </w:t>
      </w:r>
      <w:r>
        <w:rPr/>
        <w:t>scene. And at the same time, the admin users should keep the following</w:t>
      </w:r>
      <w:r>
        <w:rPr>
          <w:spacing w:val="-30"/>
        </w:rPr>
        <w:t xml:space="preserve"> </w:t>
      </w:r>
      <w:r>
        <w:rPr/>
        <w:t>rules:</w:t>
      </w:r>
    </w:p>
    <w:p>
      <w:pPr>
        <w:pStyle w:val="ListParagraph"/>
        <w:numPr>
          <w:ilvl w:val="0"/>
          <w:numId w:val="2"/>
        </w:numPr>
        <w:tabs>
          <w:tab w:val="clear" w:pos="720"/>
          <w:tab w:val="left" w:pos="375" w:leader="none"/>
        </w:tabs>
        <w:spacing w:lineRule="auto" w:line="280" w:before="1" w:after="0"/>
        <w:ind w:left="701" w:right="335" w:hanging="546"/>
        <w:rPr/>
      </w:pPr>
      <w:r>
        <w:rPr>
          <w:spacing w:val="-11"/>
        </w:rPr>
        <w:t xml:space="preserve">To </w:t>
      </w:r>
      <w:r>
        <w:rPr/>
        <w:t xml:space="preserve">maintain the </w:t>
      </w:r>
      <w:r>
        <w:rPr>
          <w:spacing w:val="-4"/>
        </w:rPr>
        <w:t xml:space="preserve">quality, </w:t>
      </w:r>
      <w:r>
        <w:rPr/>
        <w:t>including reasonable model setup and clear documentation, of</w:t>
      </w:r>
      <w:r>
        <w:rPr>
          <w:spacing w:val="-16"/>
        </w:rPr>
        <w:t xml:space="preserve"> </w:t>
      </w:r>
      <w:r>
        <w:rPr/>
        <w:t>published case</w:t>
      </w:r>
      <w:r>
        <w:rPr>
          <w:spacing w:val="-2"/>
        </w:rPr>
        <w:t xml:space="preserve"> </w:t>
      </w:r>
      <w:r>
        <w:rPr/>
        <w:t>studies;</w:t>
      </w:r>
    </w:p>
    <w:p>
      <w:pPr>
        <w:pStyle w:val="ListParagraph"/>
        <w:numPr>
          <w:ilvl w:val="0"/>
          <w:numId w:val="2"/>
        </w:numPr>
        <w:tabs>
          <w:tab w:val="clear" w:pos="720"/>
          <w:tab w:val="left" w:pos="375" w:leader="none"/>
        </w:tabs>
        <w:spacing w:lineRule="auto" w:line="280" w:before="177" w:after="0"/>
        <w:ind w:left="701" w:right="335" w:hanging="546"/>
        <w:rPr/>
      </w:pPr>
      <w:r>
        <w:rPr>
          <w:spacing w:val="-11"/>
        </w:rPr>
        <w:t>To</w:t>
      </w:r>
      <w:r>
        <w:rPr>
          <w:spacing w:val="-15"/>
        </w:rPr>
        <w:t xml:space="preserve"> </w:t>
      </w:r>
      <w:r>
        <w:rPr/>
        <w:t>maintain</w:t>
      </w:r>
      <w:r>
        <w:rPr>
          <w:spacing w:val="-15"/>
        </w:rPr>
        <w:t xml:space="preserve"> </w:t>
      </w:r>
      <w:r>
        <w:rPr/>
        <w:t>the</w:t>
      </w:r>
      <w:r>
        <w:rPr>
          <w:spacing w:val="-15"/>
        </w:rPr>
        <w:t xml:space="preserve"> </w:t>
      </w:r>
      <w:r>
        <w:rPr>
          <w:spacing w:val="-4"/>
        </w:rPr>
        <w:t>quality,</w:t>
      </w:r>
      <w:r>
        <w:rPr>
          <w:spacing w:val="-13"/>
        </w:rPr>
        <w:t xml:space="preserve"> </w:t>
      </w:r>
      <w:r>
        <w:rPr/>
        <w:t>including</w:t>
      </w:r>
      <w:r>
        <w:rPr>
          <w:spacing w:val="-14"/>
        </w:rPr>
        <w:t xml:space="preserve"> </w:t>
      </w:r>
      <w:r>
        <w:rPr/>
        <w:t>data</w:t>
      </w:r>
      <w:r>
        <w:rPr>
          <w:spacing w:val="-14"/>
        </w:rPr>
        <w:t xml:space="preserve"> </w:t>
      </w:r>
      <w:r>
        <w:rPr>
          <w:spacing w:val="-3"/>
        </w:rPr>
        <w:t>accuracy,</w:t>
      </w:r>
      <w:r>
        <w:rPr>
          <w:spacing w:val="-13"/>
        </w:rPr>
        <w:t xml:space="preserve"> </w:t>
      </w:r>
      <w:r>
        <w:rPr/>
        <w:t>simple</w:t>
      </w:r>
      <w:r>
        <w:rPr>
          <w:spacing w:val="-15"/>
        </w:rPr>
        <w:t xml:space="preserve"> </w:t>
      </w:r>
      <w:r>
        <w:rPr/>
        <w:t>and</w:t>
      </w:r>
      <w:r>
        <w:rPr>
          <w:spacing w:val="-15"/>
        </w:rPr>
        <w:t xml:space="preserve"> </w:t>
      </w:r>
      <w:r>
        <w:rPr/>
        <w:t>clear</w:t>
      </w:r>
      <w:r>
        <w:rPr>
          <w:spacing w:val="-14"/>
        </w:rPr>
        <w:t xml:space="preserve"> </w:t>
      </w:r>
      <w:r>
        <w:rPr/>
        <w:t>descriptions,</w:t>
      </w:r>
      <w:r>
        <w:rPr>
          <w:spacing w:val="-13"/>
        </w:rPr>
        <w:t xml:space="preserve"> </w:t>
      </w:r>
      <w:r>
        <w:rPr/>
        <w:t>accurate</w:t>
      </w:r>
      <w:r>
        <w:rPr>
          <w:spacing w:val="-15"/>
        </w:rPr>
        <w:t xml:space="preserve"> </w:t>
      </w:r>
      <w:r>
        <w:rPr/>
        <w:t>name,</w:t>
      </w:r>
      <w:r>
        <w:rPr>
          <w:spacing w:val="-13"/>
        </w:rPr>
        <w:t xml:space="preserve"> </w:t>
      </w:r>
      <w:r>
        <w:rPr/>
        <w:t>etc., of public product and technology</w:t>
      </w:r>
      <w:r>
        <w:rPr>
          <w:spacing w:val="-7"/>
        </w:rPr>
        <w:t xml:space="preserve"> </w:t>
      </w:r>
      <w:r>
        <w:rPr/>
        <w:t>items;</w:t>
      </w:r>
    </w:p>
    <w:p>
      <w:pPr>
        <w:pStyle w:val="ListParagraph"/>
        <w:numPr>
          <w:ilvl w:val="0"/>
          <w:numId w:val="2"/>
        </w:numPr>
        <w:tabs>
          <w:tab w:val="clear" w:pos="720"/>
          <w:tab w:val="left" w:pos="375" w:leader="none"/>
        </w:tabs>
        <w:spacing w:before="177" w:after="0"/>
        <w:ind w:left="374" w:hanging="219"/>
        <w:rPr/>
      </w:pPr>
      <w:r>
        <w:rPr>
          <w:spacing w:val="-11"/>
        </w:rPr>
        <w:t xml:space="preserve">To </w:t>
      </w:r>
      <w:r>
        <w:rPr/>
        <w:t>help deal with users’ requests about modifications of other server-side files and</w:t>
      </w:r>
      <w:r>
        <w:rPr>
          <w:spacing w:val="-35"/>
        </w:rPr>
        <w:t xml:space="preserve"> </w:t>
      </w:r>
      <w:r>
        <w:rPr/>
        <w:t>objects;</w:t>
      </w:r>
    </w:p>
    <w:p>
      <w:pPr>
        <w:pStyle w:val="ListParagraph"/>
        <w:numPr>
          <w:ilvl w:val="0"/>
          <w:numId w:val="2"/>
        </w:numPr>
        <w:tabs>
          <w:tab w:val="clear" w:pos="720"/>
          <w:tab w:val="left" w:pos="375" w:leader="none"/>
        </w:tabs>
        <w:spacing w:before="228" w:after="0"/>
        <w:ind w:left="374" w:hanging="219"/>
        <w:rPr/>
      </w:pPr>
      <w:r>
        <w:rPr>
          <w:spacing w:val="-11"/>
        </w:rPr>
        <w:t xml:space="preserve">To </w:t>
      </w:r>
      <w:r>
        <w:rPr/>
        <w:t>avoid to modify any other users’ data without explicit</w:t>
      </w:r>
      <w:r>
        <w:rPr>
          <w:spacing w:val="-7"/>
        </w:rPr>
        <w:t xml:space="preserve"> </w:t>
      </w:r>
      <w:r>
        <w:rPr/>
        <w:t>permission.</w:t>
      </w:r>
    </w:p>
    <w:p>
      <w:pPr>
        <w:pStyle w:val="TextBody"/>
        <w:spacing w:lineRule="auto" w:line="280" w:before="225" w:after="0"/>
        <w:ind w:left="156" w:right="333" w:firstLine="338"/>
        <w:jc w:val="both"/>
        <w:rPr/>
      </w:pPr>
      <w:r>
        <w:rPr/>
        <w:t>In the following sessions, we will briefly introduce the workflow of making new case studies, managing products and technologies, and managing other objects. We will provide another guide for ADAM maintainers to maintain ADAM from the server side.</w:t>
      </w:r>
    </w:p>
    <w:p>
      <w:pPr>
        <w:pStyle w:val="TextBody"/>
        <w:spacing w:before="3" w:after="0"/>
        <w:rPr>
          <w:sz w:val="26"/>
        </w:rPr>
      </w:pPr>
      <w:r>
        <w:rPr>
          <w:sz w:val="26"/>
        </w:rPr>
      </w:r>
    </w:p>
    <w:p>
      <w:pPr>
        <w:pStyle w:val="Heading2"/>
        <w:numPr>
          <w:ilvl w:val="1"/>
          <w:numId w:val="3"/>
        </w:numPr>
        <w:tabs>
          <w:tab w:val="clear" w:pos="720"/>
          <w:tab w:val="left" w:pos="693" w:leader="none"/>
          <w:tab w:val="left" w:pos="694" w:leader="none"/>
        </w:tabs>
        <w:rPr/>
      </w:pPr>
      <w:bookmarkStart w:id="93" w:name="Publish_New_Case_Studies"/>
      <w:bookmarkStart w:id="94" w:name="_bookmark64"/>
      <w:bookmarkEnd w:id="93"/>
      <w:bookmarkEnd w:id="94"/>
      <w:r>
        <w:rPr/>
        <w:t>Publish New Case</w:t>
      </w:r>
      <w:r>
        <w:rPr>
          <w:spacing w:val="-4"/>
        </w:rPr>
        <w:t xml:space="preserve"> </w:t>
      </w:r>
      <w:r>
        <w:rPr/>
        <w:t>Studies</w:t>
      </w:r>
    </w:p>
    <w:p>
      <w:pPr>
        <w:pStyle w:val="TextBody"/>
        <w:spacing w:lineRule="auto" w:line="278" w:before="204" w:after="0"/>
        <w:ind w:left="156" w:right="333" w:hanging="0"/>
        <w:jc w:val="both"/>
        <w:rPr/>
      </w:pPr>
      <w:r>
        <w:rPr/>
        <w:t xml:space="preserve">The case study management site can be accessed by admin users via </w:t>
      </w:r>
      <w:r>
        <w:rPr>
          <w:rFonts w:ascii="Courier New" w:hAnsi="Courier New"/>
        </w:rPr>
        <w:t>Dashboard</w:t>
      </w:r>
      <w:r>
        <w:rPr/>
        <w:t>-</w:t>
      </w:r>
      <w:r>
        <w:rPr>
          <w:rFonts w:ascii="Courier New" w:hAnsi="Courier New"/>
        </w:rPr>
        <w:t>Case Studies</w:t>
      </w:r>
      <w:r>
        <w:rPr/>
        <w:t xml:space="preserve">- </w:t>
      </w:r>
      <w:r>
        <w:rPr>
          <w:rFonts w:ascii="Courier New" w:hAnsi="Courier New"/>
        </w:rPr>
        <w:t>Manage Cases</w:t>
      </w:r>
      <w:r>
        <w:rPr/>
        <w:t>. Each case study in ADAM should contain one or more scenarios. Each scenario  is essentially a model defined by users. A good case study should provide users with insights and inspirations by properly grouping several scenarios. Examples could</w:t>
      </w:r>
      <w:r>
        <w:rPr>
          <w:spacing w:val="-4"/>
        </w:rPr>
        <w:t xml:space="preserve"> </w:t>
      </w:r>
      <w:r>
        <w:rPr/>
        <w:t>be</w:t>
      </w:r>
    </w:p>
    <w:p>
      <w:pPr>
        <w:pStyle w:val="ListParagraph"/>
        <w:numPr>
          <w:ilvl w:val="0"/>
          <w:numId w:val="2"/>
        </w:numPr>
        <w:tabs>
          <w:tab w:val="clear" w:pos="720"/>
          <w:tab w:val="left" w:pos="375" w:leader="none"/>
        </w:tabs>
        <w:spacing w:before="175" w:after="0"/>
        <w:ind w:left="374" w:hanging="219"/>
        <w:rPr/>
      </w:pPr>
      <w:r>
        <w:rPr/>
        <w:t>Sensitivity analysis of some parameters, e.g., product</w:t>
      </w:r>
      <w:r>
        <w:rPr>
          <w:spacing w:val="-12"/>
        </w:rPr>
        <w:t xml:space="preserve"> </w:t>
      </w:r>
      <w:r>
        <w:rPr/>
        <w:t>price;</w:t>
      </w:r>
    </w:p>
    <w:p>
      <w:pPr>
        <w:pStyle w:val="ListParagraph"/>
        <w:numPr>
          <w:ilvl w:val="0"/>
          <w:numId w:val="2"/>
        </w:numPr>
        <w:tabs>
          <w:tab w:val="clear" w:pos="720"/>
          <w:tab w:val="left" w:pos="375" w:leader="none"/>
        </w:tabs>
        <w:spacing w:before="229" w:after="0"/>
        <w:ind w:left="374" w:hanging="219"/>
        <w:rPr/>
      </w:pPr>
      <w:r>
        <w:rPr/>
        <w:t>Comparison of different availability of technologies in the same</w:t>
      </w:r>
      <w:r>
        <w:rPr>
          <w:spacing w:val="-19"/>
        </w:rPr>
        <w:t xml:space="preserve"> </w:t>
      </w:r>
      <w:r>
        <w:rPr/>
        <w:t>region;</w:t>
      </w:r>
    </w:p>
    <w:p>
      <w:pPr>
        <w:pStyle w:val="ListParagraph"/>
        <w:numPr>
          <w:ilvl w:val="0"/>
          <w:numId w:val="2"/>
        </w:numPr>
        <w:tabs>
          <w:tab w:val="clear" w:pos="720"/>
          <w:tab w:val="left" w:pos="375" w:leader="none"/>
        </w:tabs>
        <w:spacing w:before="229" w:after="0"/>
        <w:ind w:left="374" w:hanging="219"/>
        <w:rPr/>
      </w:pPr>
      <w:r>
        <w:rPr/>
        <w:t>Comparison of using the same set of technologies in different study</w:t>
      </w:r>
      <w:r>
        <w:rPr>
          <w:spacing w:val="-25"/>
        </w:rPr>
        <w:t xml:space="preserve"> </w:t>
      </w:r>
      <w:r>
        <w:rPr/>
        <w:t>regions;</w:t>
      </w:r>
    </w:p>
    <w:p>
      <w:pPr>
        <w:pStyle w:val="ListParagraph"/>
        <w:numPr>
          <w:ilvl w:val="0"/>
          <w:numId w:val="2"/>
        </w:numPr>
        <w:tabs>
          <w:tab w:val="clear" w:pos="720"/>
          <w:tab w:val="left" w:pos="375" w:leader="none"/>
        </w:tabs>
        <w:spacing w:before="228" w:after="0"/>
        <w:ind w:left="374" w:hanging="219"/>
        <w:rPr/>
      </w:pPr>
      <w:r>
        <w:rPr/>
        <w:t>More potential case study</w:t>
      </w:r>
      <w:r>
        <w:rPr>
          <w:spacing w:val="-5"/>
        </w:rPr>
        <w:t xml:space="preserve"> </w:t>
      </w:r>
      <w:r>
        <w:rPr/>
        <w:t>setups.</w:t>
      </w:r>
    </w:p>
    <w:p>
      <w:pPr>
        <w:pStyle w:val="TextBody"/>
        <w:spacing w:lineRule="auto" w:line="278" w:before="225" w:after="0"/>
        <w:ind w:left="156" w:right="333" w:firstLine="338"/>
        <w:jc w:val="both"/>
        <w:rPr/>
      </w:pPr>
      <w:r>
        <w:rPr>
          <w:spacing w:val="-11"/>
        </w:rPr>
        <w:t xml:space="preserve">To </w:t>
      </w:r>
      <w:r>
        <w:rPr/>
        <w:t xml:space="preserve">define a case </w:t>
      </w:r>
      <w:r>
        <w:rPr>
          <w:spacing w:val="-5"/>
        </w:rPr>
        <w:t xml:space="preserve">study, </w:t>
      </w:r>
      <w:r>
        <w:rPr/>
        <w:t>the admin user needs to first generate scenarios from model objects in ADAM</w:t>
      </w:r>
      <w:r>
        <w:rPr>
          <w:spacing w:val="-13"/>
        </w:rPr>
        <w:t xml:space="preserve"> </w:t>
      </w:r>
      <w:r>
        <w:rPr/>
        <w:t>by</w:t>
      </w:r>
      <w:r>
        <w:rPr>
          <w:spacing w:val="-13"/>
        </w:rPr>
        <w:t xml:space="preserve"> </w:t>
      </w:r>
      <w:r>
        <w:rPr/>
        <w:t>clicking</w:t>
      </w:r>
      <w:r>
        <w:rPr>
          <w:spacing w:val="-12"/>
        </w:rPr>
        <w:t xml:space="preserve"> </w:t>
      </w:r>
      <w:r>
        <w:rPr/>
        <w:t>the</w:t>
      </w:r>
      <w:r>
        <w:rPr>
          <w:spacing w:val="-13"/>
        </w:rPr>
        <w:t xml:space="preserve"> </w:t>
      </w:r>
      <w:r>
        <w:rPr>
          <w:rFonts w:ascii="Courier New" w:hAnsi="Courier New"/>
        </w:rPr>
        <w:t>Generate</w:t>
      </w:r>
      <w:r>
        <w:rPr>
          <w:rFonts w:ascii="Courier New" w:hAnsi="Courier New"/>
          <w:spacing w:val="-12"/>
        </w:rPr>
        <w:t xml:space="preserve"> </w:t>
      </w:r>
      <w:r>
        <w:rPr>
          <w:rFonts w:ascii="Courier New" w:hAnsi="Courier New"/>
        </w:rPr>
        <w:t>Scenario</w:t>
      </w:r>
      <w:r>
        <w:rPr>
          <w:rFonts w:ascii="Courier New" w:hAnsi="Courier New"/>
          <w:spacing w:val="-13"/>
        </w:rPr>
        <w:t xml:space="preserve"> </w:t>
      </w:r>
      <w:r>
        <w:rPr>
          <w:rFonts w:ascii="Courier New" w:hAnsi="Courier New"/>
        </w:rPr>
        <w:t>from</w:t>
      </w:r>
      <w:r>
        <w:rPr>
          <w:rFonts w:ascii="Courier New" w:hAnsi="Courier New"/>
          <w:spacing w:val="-12"/>
        </w:rPr>
        <w:t xml:space="preserve"> </w:t>
      </w:r>
      <w:r>
        <w:rPr>
          <w:rFonts w:ascii="Courier New" w:hAnsi="Courier New"/>
        </w:rPr>
        <w:t>Model</w:t>
      </w:r>
      <w:r>
        <w:rPr>
          <w:rFonts w:ascii="Courier New" w:hAnsi="Courier New"/>
          <w:spacing w:val="-89"/>
        </w:rPr>
        <w:t xml:space="preserve"> </w:t>
      </w:r>
      <w:r>
        <w:rPr/>
        <w:t>button.</w:t>
      </w:r>
      <w:r>
        <w:rPr>
          <w:spacing w:val="4"/>
        </w:rPr>
        <w:t xml:space="preserve"> </w:t>
      </w:r>
      <w:r>
        <w:rPr/>
        <w:t>Then</w:t>
      </w:r>
      <w:r>
        <w:rPr>
          <w:spacing w:val="-12"/>
        </w:rPr>
        <w:t xml:space="preserve"> </w:t>
      </w:r>
      <w:r>
        <w:rPr/>
        <w:t>the</w:t>
      </w:r>
      <w:r>
        <w:rPr>
          <w:spacing w:val="-13"/>
        </w:rPr>
        <w:t xml:space="preserve"> </w:t>
      </w:r>
      <w:r>
        <w:rPr/>
        <w:t>scenario</w:t>
      </w:r>
      <w:r>
        <w:rPr>
          <w:spacing w:val="-12"/>
        </w:rPr>
        <w:t xml:space="preserve"> </w:t>
      </w:r>
      <w:r>
        <w:rPr/>
        <w:t>name</w:t>
      </w:r>
      <w:r>
        <w:rPr>
          <w:spacing w:val="-13"/>
        </w:rPr>
        <w:t xml:space="preserve"> </w:t>
      </w:r>
      <w:r>
        <w:rPr/>
        <w:t>as</w:t>
      </w:r>
      <w:r>
        <w:rPr>
          <w:spacing w:val="-13"/>
        </w:rPr>
        <w:t xml:space="preserve"> </w:t>
      </w:r>
      <w:r>
        <w:rPr/>
        <w:t>well we</w:t>
      </w:r>
      <w:r>
        <w:rPr>
          <w:spacing w:val="-6"/>
        </w:rPr>
        <w:t xml:space="preserve"> </w:t>
      </w:r>
      <w:r>
        <w:rPr/>
        <w:t>the</w:t>
      </w:r>
      <w:r>
        <w:rPr>
          <w:spacing w:val="-7"/>
        </w:rPr>
        <w:t xml:space="preserve"> </w:t>
      </w:r>
      <w:r>
        <w:rPr/>
        <w:t>model</w:t>
      </w:r>
      <w:r>
        <w:rPr>
          <w:spacing w:val="-6"/>
        </w:rPr>
        <w:t xml:space="preserve"> </w:t>
      </w:r>
      <w:r>
        <w:rPr/>
        <w:t>to</w:t>
      </w:r>
      <w:r>
        <w:rPr>
          <w:spacing w:val="-6"/>
        </w:rPr>
        <w:t xml:space="preserve"> </w:t>
      </w:r>
      <w:r>
        <w:rPr/>
        <w:t>be</w:t>
      </w:r>
      <w:r>
        <w:rPr>
          <w:spacing w:val="-6"/>
        </w:rPr>
        <w:t xml:space="preserve"> </w:t>
      </w:r>
      <w:r>
        <w:rPr/>
        <w:t>copied</w:t>
      </w:r>
      <w:r>
        <w:rPr>
          <w:spacing w:val="-7"/>
        </w:rPr>
        <w:t xml:space="preserve"> </w:t>
      </w:r>
      <w:r>
        <w:rPr/>
        <w:t>needs</w:t>
      </w:r>
      <w:r>
        <w:rPr>
          <w:spacing w:val="-6"/>
        </w:rPr>
        <w:t xml:space="preserve"> </w:t>
      </w:r>
      <w:r>
        <w:rPr/>
        <w:t>to</w:t>
      </w:r>
      <w:r>
        <w:rPr>
          <w:spacing w:val="-6"/>
        </w:rPr>
        <w:t xml:space="preserve"> </w:t>
      </w:r>
      <w:r>
        <w:rPr/>
        <w:t>be</w:t>
      </w:r>
      <w:r>
        <w:rPr>
          <w:spacing w:val="-6"/>
        </w:rPr>
        <w:t xml:space="preserve"> </w:t>
      </w:r>
      <w:r>
        <w:rPr/>
        <w:t>specified.</w:t>
      </w:r>
      <w:r>
        <w:rPr>
          <w:spacing w:val="7"/>
        </w:rPr>
        <w:t xml:space="preserve"> </w:t>
      </w:r>
      <w:r>
        <w:rPr/>
        <w:t>For</w:t>
      </w:r>
      <w:r>
        <w:rPr>
          <w:spacing w:val="-7"/>
        </w:rPr>
        <w:t xml:space="preserve"> </w:t>
      </w:r>
      <w:r>
        <w:rPr>
          <w:spacing w:val="-6"/>
        </w:rPr>
        <w:t>now,</w:t>
      </w:r>
      <w:r>
        <w:rPr>
          <w:spacing w:val="-5"/>
        </w:rPr>
        <w:t xml:space="preserve"> </w:t>
      </w:r>
      <w:r>
        <w:rPr/>
        <w:t>any</w:t>
      </w:r>
      <w:r>
        <w:rPr>
          <w:spacing w:val="-6"/>
        </w:rPr>
        <w:t xml:space="preserve"> </w:t>
      </w:r>
      <w:r>
        <w:rPr/>
        <w:t>admin</w:t>
      </w:r>
      <w:r>
        <w:rPr>
          <w:spacing w:val="-7"/>
        </w:rPr>
        <w:t xml:space="preserve"> </w:t>
      </w:r>
      <w:r>
        <w:rPr/>
        <w:t>user</w:t>
      </w:r>
      <w:r>
        <w:rPr>
          <w:spacing w:val="-6"/>
        </w:rPr>
        <w:t xml:space="preserve"> </w:t>
      </w:r>
      <w:r>
        <w:rPr/>
        <w:t>can</w:t>
      </w:r>
      <w:r>
        <w:rPr>
          <w:spacing w:val="-6"/>
        </w:rPr>
        <w:t xml:space="preserve"> </w:t>
      </w:r>
      <w:r>
        <w:rPr/>
        <w:t>have</w:t>
      </w:r>
      <w:r>
        <w:rPr>
          <w:spacing w:val="-6"/>
        </w:rPr>
        <w:t xml:space="preserve"> </w:t>
      </w:r>
      <w:r>
        <w:rPr/>
        <w:t>access</w:t>
      </w:r>
      <w:r>
        <w:rPr>
          <w:spacing w:val="-6"/>
        </w:rPr>
        <w:t xml:space="preserve"> </w:t>
      </w:r>
      <w:r>
        <w:rPr/>
        <w:t>to</w:t>
      </w:r>
      <w:r>
        <w:rPr>
          <w:spacing w:val="-6"/>
        </w:rPr>
        <w:t xml:space="preserve"> </w:t>
      </w:r>
      <w:r>
        <w:rPr/>
        <w:t>models defined by any other users, but we may change that in the</w:t>
      </w:r>
      <w:r>
        <w:rPr>
          <w:spacing w:val="-21"/>
        </w:rPr>
        <w:t xml:space="preserve"> </w:t>
      </w:r>
      <w:r>
        <w:rPr/>
        <w:t>future.</w:t>
      </w:r>
    </w:p>
    <w:p>
      <w:pPr>
        <w:pStyle w:val="TextBody"/>
        <w:spacing w:lineRule="auto" w:line="278" w:before="7" w:after="0"/>
        <w:ind w:left="156" w:right="335" w:firstLine="338"/>
        <w:jc w:val="both"/>
        <w:rPr/>
      </w:pPr>
      <w:r>
        <w:rPr/>
        <w:t xml:space="preserve">Once a scenario is generated, it will be listed on the </w:t>
      </w:r>
      <w:r>
        <w:rPr>
          <w:rFonts w:ascii="Courier New" w:hAnsi="Courier New"/>
        </w:rPr>
        <w:t xml:space="preserve">Manage Cases </w:t>
      </w:r>
      <w:r>
        <w:rPr/>
        <w:t xml:space="preserve">page. By checking the sce- narios and then click on the </w:t>
      </w:r>
      <w:r>
        <w:rPr>
          <w:rFonts w:ascii="Courier New" w:hAnsi="Courier New"/>
        </w:rPr>
        <w:t xml:space="preserve">Group Scenarios </w:t>
      </w:r>
      <w:r>
        <w:rPr/>
        <w:t>button, a case study can be constructed. The new case study will also be listed on the same page. The admin user can choose to edit the case study, options include:</w:t>
      </w:r>
    </w:p>
    <w:p>
      <w:pPr>
        <w:sectPr>
          <w:headerReference w:type="default" r:id="rId145"/>
          <w:footerReference w:type="default" r:id="rId146"/>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before="175" w:after="0"/>
        <w:ind w:left="374" w:hanging="219"/>
        <w:rPr/>
      </w:pPr>
      <w:r>
        <w:rPr/>
        <w:t>Delete this Case Study: remove it from the case</w:t>
      </w:r>
      <w:r>
        <w:rPr>
          <w:spacing w:val="-1"/>
        </w:rPr>
        <w:t xml:space="preserve"> </w:t>
      </w:r>
      <w:r>
        <w:rPr/>
        <w:t>list;</w:t>
      </w:r>
    </w:p>
    <w:p>
      <w:pPr>
        <w:pStyle w:val="TextBody"/>
        <w:rPr>
          <w:sz w:val="20"/>
        </w:rPr>
      </w:pPr>
      <w:r>
        <w:rPr>
          <w:sz w:val="20"/>
        </w:rPr>
      </w:r>
    </w:p>
    <w:p>
      <w:pPr>
        <w:pStyle w:val="ListParagraph"/>
        <w:numPr>
          <w:ilvl w:val="0"/>
          <w:numId w:val="2"/>
        </w:numPr>
        <w:tabs>
          <w:tab w:val="clear" w:pos="720"/>
          <w:tab w:val="left" w:pos="375" w:leader="none"/>
        </w:tabs>
        <w:spacing w:before="249" w:after="0"/>
        <w:ind w:left="374" w:hanging="220"/>
        <w:rPr/>
      </w:pPr>
      <w:r>
        <w:rPr/>
        <w:t>Rename: change the name of this case</w:t>
      </w:r>
      <w:r>
        <w:rPr>
          <w:spacing w:val="3"/>
        </w:rPr>
        <w:t xml:space="preserve"> </w:t>
      </w:r>
      <w:r>
        <w:rPr/>
        <w:t>study;</w:t>
      </w:r>
    </w:p>
    <w:p>
      <w:pPr>
        <w:pStyle w:val="ListParagraph"/>
        <w:numPr>
          <w:ilvl w:val="0"/>
          <w:numId w:val="2"/>
        </w:numPr>
        <w:tabs>
          <w:tab w:val="clear" w:pos="720"/>
          <w:tab w:val="left" w:pos="375" w:leader="none"/>
        </w:tabs>
        <w:spacing w:before="230" w:after="0"/>
        <w:ind w:left="374" w:hanging="220"/>
        <w:rPr/>
      </w:pPr>
      <w:r>
        <w:rPr/>
        <w:t>Publish/Unpublish: make this case study accessible (or not accessible) to other</w:t>
      </w:r>
      <w:r>
        <w:rPr>
          <w:spacing w:val="-16"/>
        </w:rPr>
        <w:t xml:space="preserve"> </w:t>
      </w:r>
      <w:r>
        <w:rPr/>
        <w:t>users;</w:t>
      </w:r>
    </w:p>
    <w:p>
      <w:pPr>
        <w:pStyle w:val="ListParagraph"/>
        <w:numPr>
          <w:ilvl w:val="0"/>
          <w:numId w:val="2"/>
        </w:numPr>
        <w:tabs>
          <w:tab w:val="clear" w:pos="720"/>
          <w:tab w:val="left" w:pos="375" w:leader="none"/>
        </w:tabs>
        <w:spacing w:lineRule="auto" w:line="280" w:before="230" w:after="0"/>
        <w:ind w:left="701" w:right="335" w:hanging="546"/>
        <w:rPr/>
      </w:pPr>
      <w:r>
        <w:rPr/>
        <w:t>Add/Remove</w:t>
      </w:r>
      <w:r>
        <w:rPr>
          <w:spacing w:val="-10"/>
        </w:rPr>
        <w:t xml:space="preserve"> </w:t>
      </w:r>
      <w:r>
        <w:rPr/>
        <w:t>Scenarios:</w:t>
      </w:r>
      <w:r>
        <w:rPr>
          <w:spacing w:val="4"/>
        </w:rPr>
        <w:t xml:space="preserve"> </w:t>
      </w:r>
      <w:r>
        <w:rPr/>
        <w:t>to</w:t>
      </w:r>
      <w:r>
        <w:rPr>
          <w:spacing w:val="-9"/>
        </w:rPr>
        <w:t xml:space="preserve"> </w:t>
      </w:r>
      <w:r>
        <w:rPr/>
        <w:t>add</w:t>
      </w:r>
      <w:r>
        <w:rPr>
          <w:spacing w:val="-10"/>
        </w:rPr>
        <w:t xml:space="preserve"> </w:t>
      </w:r>
      <w:r>
        <w:rPr/>
        <w:t>a</w:t>
      </w:r>
      <w:r>
        <w:rPr>
          <w:spacing w:val="-9"/>
        </w:rPr>
        <w:t xml:space="preserve"> </w:t>
      </w:r>
      <w:r>
        <w:rPr/>
        <w:t>scenario</w:t>
      </w:r>
      <w:r>
        <w:rPr>
          <w:spacing w:val="-10"/>
        </w:rPr>
        <w:t xml:space="preserve"> </w:t>
      </w:r>
      <w:r>
        <w:rPr/>
        <w:t>to</w:t>
      </w:r>
      <w:r>
        <w:rPr>
          <w:spacing w:val="-9"/>
        </w:rPr>
        <w:t xml:space="preserve"> </w:t>
      </w:r>
      <w:r>
        <w:rPr/>
        <w:t>this</w:t>
      </w:r>
      <w:r>
        <w:rPr>
          <w:spacing w:val="-10"/>
        </w:rPr>
        <w:t xml:space="preserve"> </w:t>
      </w:r>
      <w:r>
        <w:rPr/>
        <w:t>case</w:t>
      </w:r>
      <w:r>
        <w:rPr>
          <w:spacing w:val="-9"/>
        </w:rPr>
        <w:t xml:space="preserve"> </w:t>
      </w:r>
      <w:r>
        <w:rPr/>
        <w:t>study</w:t>
      </w:r>
      <w:r>
        <w:rPr>
          <w:spacing w:val="-9"/>
        </w:rPr>
        <w:t xml:space="preserve"> </w:t>
      </w:r>
      <w:r>
        <w:rPr/>
        <w:t>or</w:t>
      </w:r>
      <w:r>
        <w:rPr>
          <w:spacing w:val="-10"/>
        </w:rPr>
        <w:t xml:space="preserve"> </w:t>
      </w:r>
      <w:r>
        <w:rPr/>
        <w:t>to</w:t>
      </w:r>
      <w:r>
        <w:rPr>
          <w:spacing w:val="-9"/>
        </w:rPr>
        <w:t xml:space="preserve"> </w:t>
      </w:r>
      <w:r>
        <w:rPr/>
        <w:t>remove</w:t>
      </w:r>
      <w:r>
        <w:rPr>
          <w:spacing w:val="-10"/>
        </w:rPr>
        <w:t xml:space="preserve"> </w:t>
      </w:r>
      <w:r>
        <w:rPr/>
        <w:t>a</w:t>
      </w:r>
      <w:r>
        <w:rPr>
          <w:spacing w:val="-9"/>
        </w:rPr>
        <w:t xml:space="preserve"> </w:t>
      </w:r>
      <w:r>
        <w:rPr/>
        <w:t>scenario</w:t>
      </w:r>
      <w:r>
        <w:rPr>
          <w:spacing w:val="-10"/>
        </w:rPr>
        <w:t xml:space="preserve"> </w:t>
      </w:r>
      <w:r>
        <w:rPr/>
        <w:t>from</w:t>
      </w:r>
      <w:r>
        <w:rPr>
          <w:spacing w:val="-9"/>
        </w:rPr>
        <w:t xml:space="preserve"> </w:t>
      </w:r>
      <w:r>
        <w:rPr/>
        <w:t>this</w:t>
      </w:r>
      <w:r>
        <w:rPr>
          <w:spacing w:val="-10"/>
        </w:rPr>
        <w:t xml:space="preserve"> </w:t>
      </w:r>
      <w:r>
        <w:rPr/>
        <w:t xml:space="preserve">case </w:t>
      </w:r>
      <w:r>
        <w:rPr>
          <w:spacing w:val="-5"/>
        </w:rPr>
        <w:t>study.</w:t>
      </w:r>
    </w:p>
    <w:p>
      <w:pPr>
        <w:pStyle w:val="ListParagraph"/>
        <w:numPr>
          <w:ilvl w:val="0"/>
          <w:numId w:val="2"/>
        </w:numPr>
        <w:tabs>
          <w:tab w:val="clear" w:pos="720"/>
          <w:tab w:val="left" w:pos="375" w:leader="none"/>
        </w:tabs>
        <w:spacing w:lineRule="auto" w:line="280" w:before="178" w:after="0"/>
        <w:ind w:left="701" w:right="335" w:hanging="546"/>
        <w:rPr/>
      </w:pPr>
      <w:r>
        <w:rPr/>
        <w:t>Upload</w:t>
      </w:r>
      <w:r>
        <w:rPr>
          <w:spacing w:val="-7"/>
        </w:rPr>
        <w:t xml:space="preserve"> </w:t>
      </w:r>
      <w:r>
        <w:rPr/>
        <w:t>Document:</w:t>
      </w:r>
      <w:r>
        <w:rPr>
          <w:spacing w:val="5"/>
        </w:rPr>
        <w:t xml:space="preserve"> </w:t>
      </w:r>
      <w:r>
        <w:rPr/>
        <w:t>to</w:t>
      </w:r>
      <w:r>
        <w:rPr>
          <w:spacing w:val="-6"/>
        </w:rPr>
        <w:t xml:space="preserve"> </w:t>
      </w:r>
      <w:r>
        <w:rPr/>
        <w:t>assign</w:t>
      </w:r>
      <w:r>
        <w:rPr>
          <w:spacing w:val="-7"/>
        </w:rPr>
        <w:t xml:space="preserve"> </w:t>
      </w:r>
      <w:r>
        <w:rPr/>
        <w:t>a</w:t>
      </w:r>
      <w:r>
        <w:rPr>
          <w:spacing w:val="-7"/>
        </w:rPr>
        <w:t xml:space="preserve"> </w:t>
      </w:r>
      <w:r>
        <w:rPr/>
        <w:t>document</w:t>
      </w:r>
      <w:r>
        <w:rPr>
          <w:spacing w:val="-7"/>
        </w:rPr>
        <w:t xml:space="preserve"> </w:t>
      </w:r>
      <w:r>
        <w:rPr/>
        <w:t>to</w:t>
      </w:r>
      <w:r>
        <w:rPr>
          <w:spacing w:val="-7"/>
        </w:rPr>
        <w:t xml:space="preserve"> </w:t>
      </w:r>
      <w:r>
        <w:rPr/>
        <w:t>the</w:t>
      </w:r>
      <w:r>
        <w:rPr>
          <w:spacing w:val="-7"/>
        </w:rPr>
        <w:t xml:space="preserve"> </w:t>
      </w:r>
      <w:r>
        <w:rPr/>
        <w:t>case</w:t>
      </w:r>
      <w:r>
        <w:rPr>
          <w:spacing w:val="-7"/>
        </w:rPr>
        <w:t xml:space="preserve"> </w:t>
      </w:r>
      <w:r>
        <w:rPr/>
        <w:t>study</w:t>
      </w:r>
      <w:r>
        <w:rPr>
          <w:spacing w:val="-7"/>
        </w:rPr>
        <w:t xml:space="preserve"> </w:t>
      </w:r>
      <w:r>
        <w:rPr/>
        <w:t>to</w:t>
      </w:r>
      <w:r>
        <w:rPr>
          <w:spacing w:val="-7"/>
        </w:rPr>
        <w:t xml:space="preserve"> </w:t>
      </w:r>
      <w:r>
        <w:rPr/>
        <w:t>illustrate</w:t>
      </w:r>
      <w:r>
        <w:rPr>
          <w:spacing w:val="-7"/>
        </w:rPr>
        <w:t xml:space="preserve"> </w:t>
      </w:r>
      <w:r>
        <w:rPr/>
        <w:t>the</w:t>
      </w:r>
      <w:r>
        <w:rPr>
          <w:spacing w:val="-7"/>
        </w:rPr>
        <w:t xml:space="preserve"> </w:t>
      </w:r>
      <w:r>
        <w:rPr/>
        <w:t>background</w:t>
      </w:r>
      <w:r>
        <w:rPr>
          <w:spacing w:val="-6"/>
        </w:rPr>
        <w:t xml:space="preserve"> </w:t>
      </w:r>
      <w:r>
        <w:rPr/>
        <w:t>and</w:t>
      </w:r>
      <w:r>
        <w:rPr>
          <w:spacing w:val="-7"/>
        </w:rPr>
        <w:t xml:space="preserve"> </w:t>
      </w:r>
      <w:r>
        <w:rPr/>
        <w:t>model setups.</w:t>
      </w:r>
    </w:p>
    <w:p>
      <w:pPr>
        <w:pStyle w:val="TextBody"/>
        <w:spacing w:lineRule="auto" w:line="278" w:before="175" w:after="0"/>
        <w:ind w:left="156" w:right="333" w:firstLine="338"/>
        <w:jc w:val="both"/>
        <w:rPr/>
      </w:pPr>
      <w:r>
        <w:rPr/>
        <w:t>Once a case study is published, any registered user in ADAM will have access to it via the</w:t>
      </w:r>
      <w:r>
        <w:rPr>
          <w:spacing w:val="-21"/>
        </w:rPr>
        <w:t xml:space="preserve"> </w:t>
      </w:r>
      <w:r>
        <w:rPr>
          <w:rFonts w:ascii="Courier New" w:hAnsi="Courier New"/>
        </w:rPr>
        <w:t xml:space="preserve">Case Studies </w:t>
      </w:r>
      <w:r>
        <w:rPr/>
        <w:t>button on the dashboard. All registered users will have full access to the case study</w:t>
      </w:r>
      <w:r>
        <w:rPr>
          <w:spacing w:val="-36"/>
        </w:rPr>
        <w:t xml:space="preserve"> </w:t>
      </w:r>
      <w:r>
        <w:rPr/>
        <w:t>data, results, and documentation, and they can easily duplicate a scenario from the case study for their own</w:t>
      </w:r>
      <w:r>
        <w:rPr>
          <w:spacing w:val="-2"/>
        </w:rPr>
        <w:t xml:space="preserve"> </w:t>
      </w:r>
      <w:r>
        <w:rPr/>
        <w:t>purposes.</w:t>
      </w:r>
    </w:p>
    <w:p>
      <w:pPr>
        <w:pStyle w:val="TextBody"/>
        <w:spacing w:before="6" w:after="0"/>
        <w:rPr>
          <w:sz w:val="26"/>
        </w:rPr>
      </w:pPr>
      <w:r>
        <w:rPr>
          <w:sz w:val="26"/>
        </w:rPr>
      </w:r>
    </w:p>
    <w:p>
      <w:pPr>
        <w:pStyle w:val="Heading2"/>
        <w:numPr>
          <w:ilvl w:val="1"/>
          <w:numId w:val="3"/>
        </w:numPr>
        <w:tabs>
          <w:tab w:val="clear" w:pos="720"/>
          <w:tab w:val="left" w:pos="693" w:leader="none"/>
          <w:tab w:val="left" w:pos="694" w:leader="none"/>
        </w:tabs>
        <w:spacing w:before="1" w:after="0"/>
        <w:rPr/>
      </w:pPr>
      <w:bookmarkStart w:id="95" w:name="Product_and_Technology_Management"/>
      <w:bookmarkStart w:id="96" w:name="_bookmark65"/>
      <w:bookmarkEnd w:id="95"/>
      <w:bookmarkEnd w:id="96"/>
      <w:r>
        <w:rPr/>
        <w:t xml:space="preserve">Product and </w:t>
      </w:r>
      <w:r>
        <w:rPr>
          <w:spacing w:val="-3"/>
        </w:rPr>
        <w:t>Technology</w:t>
      </w:r>
      <w:r>
        <w:rPr>
          <w:spacing w:val="-4"/>
        </w:rPr>
        <w:t xml:space="preserve"> </w:t>
      </w:r>
      <w:r>
        <w:rPr/>
        <w:t>Management</w:t>
      </w:r>
    </w:p>
    <w:p>
      <w:pPr>
        <w:pStyle w:val="TextBody"/>
        <w:spacing w:lineRule="auto" w:line="278" w:before="203" w:after="0"/>
        <w:ind w:left="156" w:right="100" w:hanging="0"/>
        <w:rPr/>
      </w:pPr>
      <w:r>
        <w:rPr>
          <w:spacing w:val="-11"/>
        </w:rPr>
        <w:t>To</w:t>
      </w:r>
      <w:r>
        <w:rPr>
          <w:spacing w:val="-20"/>
        </w:rPr>
        <w:t xml:space="preserve"> </w:t>
      </w:r>
      <w:r>
        <w:rPr/>
        <w:t>manage</w:t>
      </w:r>
      <w:r>
        <w:rPr>
          <w:spacing w:val="-20"/>
        </w:rPr>
        <w:t xml:space="preserve"> </w:t>
      </w:r>
      <w:r>
        <w:rPr/>
        <w:t>products</w:t>
      </w:r>
      <w:r>
        <w:rPr>
          <w:spacing w:val="-20"/>
        </w:rPr>
        <w:t xml:space="preserve"> </w:t>
      </w:r>
      <w:r>
        <w:rPr/>
        <w:t>(feedstocks)</w:t>
      </w:r>
      <w:r>
        <w:rPr>
          <w:spacing w:val="-20"/>
        </w:rPr>
        <w:t xml:space="preserve"> </w:t>
      </w:r>
      <w:r>
        <w:rPr/>
        <w:t>and</w:t>
      </w:r>
      <w:r>
        <w:rPr>
          <w:spacing w:val="-20"/>
        </w:rPr>
        <w:t xml:space="preserve"> </w:t>
      </w:r>
      <w:r>
        <w:rPr/>
        <w:t>technologies</w:t>
      </w:r>
      <w:r>
        <w:rPr>
          <w:spacing w:val="-19"/>
        </w:rPr>
        <w:t xml:space="preserve"> </w:t>
      </w:r>
      <w:r>
        <w:rPr/>
        <w:t>in</w:t>
      </w:r>
      <w:r>
        <w:rPr>
          <w:spacing w:val="-20"/>
        </w:rPr>
        <w:t xml:space="preserve"> </w:t>
      </w:r>
      <w:r>
        <w:rPr/>
        <w:t>ADAM,</w:t>
      </w:r>
      <w:r>
        <w:rPr>
          <w:spacing w:val="-20"/>
        </w:rPr>
        <w:t xml:space="preserve"> </w:t>
      </w:r>
      <w:r>
        <w:rPr/>
        <w:t>an</w:t>
      </w:r>
      <w:r>
        <w:rPr>
          <w:spacing w:val="-20"/>
        </w:rPr>
        <w:t xml:space="preserve"> </w:t>
      </w:r>
      <w:r>
        <w:rPr/>
        <w:t>admin</w:t>
      </w:r>
      <w:r>
        <w:rPr>
          <w:spacing w:val="-20"/>
        </w:rPr>
        <w:t xml:space="preserve"> </w:t>
      </w:r>
      <w:r>
        <w:rPr/>
        <w:t>user</w:t>
      </w:r>
      <w:r>
        <w:rPr>
          <w:spacing w:val="-20"/>
        </w:rPr>
        <w:t xml:space="preserve"> </w:t>
      </w:r>
      <w:r>
        <w:rPr/>
        <w:t>needs</w:t>
      </w:r>
      <w:r>
        <w:rPr>
          <w:spacing w:val="-19"/>
        </w:rPr>
        <w:t xml:space="preserve"> </w:t>
      </w:r>
      <w:r>
        <w:rPr/>
        <w:t>to</w:t>
      </w:r>
      <w:r>
        <w:rPr>
          <w:spacing w:val="-20"/>
        </w:rPr>
        <w:t xml:space="preserve"> </w:t>
      </w:r>
      <w:r>
        <w:rPr/>
        <w:t>go</w:t>
      </w:r>
      <w:r>
        <w:rPr>
          <w:spacing w:val="-20"/>
        </w:rPr>
        <w:t xml:space="preserve"> </w:t>
      </w:r>
      <w:r>
        <w:rPr/>
        <w:t>to</w:t>
      </w:r>
      <w:r>
        <w:rPr>
          <w:spacing w:val="-20"/>
        </w:rPr>
        <w:t xml:space="preserve"> </w:t>
      </w:r>
      <w:r>
        <w:rPr>
          <w:rFonts w:ascii="Courier New" w:hAnsi="Courier New"/>
        </w:rPr>
        <w:t>Dashboard</w:t>
      </w:r>
      <w:r>
        <w:rPr/>
        <w:t xml:space="preserve">- </w:t>
      </w:r>
      <w:r>
        <w:rPr>
          <w:rFonts w:ascii="Courier New" w:hAnsi="Courier New"/>
        </w:rPr>
        <w:t>Developer Panel</w:t>
      </w:r>
      <w:r>
        <w:rPr/>
        <w:t>-</w:t>
      </w:r>
      <w:r>
        <w:rPr>
          <w:rFonts w:ascii="Courier New" w:hAnsi="Courier New"/>
        </w:rPr>
        <w:t>Manage technologies/Products</w:t>
      </w:r>
      <w:r>
        <w:rPr/>
        <w:t xml:space="preserve">. </w:t>
      </w:r>
      <w:r>
        <w:rPr>
          <w:spacing w:val="-11"/>
        </w:rPr>
        <w:t xml:space="preserve">We </w:t>
      </w:r>
      <w:r>
        <w:rPr/>
        <w:t>note that in ADAM, we do not dif- ferentiate a feedstock with a product because a product in one problem can be a feedstock in another problem.</w:t>
      </w:r>
      <w:r>
        <w:rPr>
          <w:spacing w:val="8"/>
        </w:rPr>
        <w:t xml:space="preserve"> </w:t>
      </w:r>
      <w:r>
        <w:rPr/>
        <w:t>For</w:t>
      </w:r>
      <w:r>
        <w:rPr>
          <w:spacing w:val="-4"/>
        </w:rPr>
        <w:t xml:space="preserve"> </w:t>
      </w:r>
      <w:r>
        <w:rPr>
          <w:spacing w:val="-3"/>
        </w:rPr>
        <w:t xml:space="preserve">simplicity, </w:t>
      </w:r>
      <w:r>
        <w:rPr/>
        <w:t>we</w:t>
      </w:r>
      <w:r>
        <w:rPr>
          <w:spacing w:val="-4"/>
        </w:rPr>
        <w:t xml:space="preserve"> </w:t>
      </w:r>
      <w:r>
        <w:rPr/>
        <w:t>use</w:t>
      </w:r>
      <w:r>
        <w:rPr>
          <w:spacing w:val="-4"/>
        </w:rPr>
        <w:t xml:space="preserve"> </w:t>
      </w:r>
      <w:r>
        <w:rPr/>
        <w:t>products</w:t>
      </w:r>
      <w:r>
        <w:rPr>
          <w:spacing w:val="-4"/>
        </w:rPr>
        <w:t xml:space="preserve"> </w:t>
      </w:r>
      <w:r>
        <w:rPr/>
        <w:t>to</w:t>
      </w:r>
      <w:r>
        <w:rPr>
          <w:spacing w:val="-3"/>
        </w:rPr>
        <w:t xml:space="preserve"> </w:t>
      </w:r>
      <w:r>
        <w:rPr/>
        <w:t>refer</w:t>
      </w:r>
      <w:r>
        <w:rPr>
          <w:spacing w:val="-4"/>
        </w:rPr>
        <w:t xml:space="preserve"> </w:t>
      </w:r>
      <w:r>
        <w:rPr/>
        <w:t>to</w:t>
      </w:r>
      <w:r>
        <w:rPr>
          <w:spacing w:val="-4"/>
        </w:rPr>
        <w:t xml:space="preserve"> </w:t>
      </w:r>
      <w:r>
        <w:rPr/>
        <w:t>the</w:t>
      </w:r>
      <w:r>
        <w:rPr>
          <w:spacing w:val="-4"/>
        </w:rPr>
        <w:t xml:space="preserve"> </w:t>
      </w:r>
      <w:r>
        <w:rPr/>
        <w:t>union</w:t>
      </w:r>
      <w:r>
        <w:rPr>
          <w:spacing w:val="-3"/>
        </w:rPr>
        <w:t xml:space="preserve"> </w:t>
      </w:r>
      <w:r>
        <w:rPr/>
        <w:t>of</w:t>
      </w:r>
      <w:r>
        <w:rPr>
          <w:spacing w:val="-4"/>
        </w:rPr>
        <w:t xml:space="preserve"> </w:t>
      </w:r>
      <w:r>
        <w:rPr/>
        <w:t>all</w:t>
      </w:r>
      <w:r>
        <w:rPr>
          <w:spacing w:val="-4"/>
        </w:rPr>
        <w:t xml:space="preserve"> </w:t>
      </w:r>
      <w:r>
        <w:rPr/>
        <w:t>possible</w:t>
      </w:r>
      <w:r>
        <w:rPr>
          <w:spacing w:val="-4"/>
        </w:rPr>
        <w:t xml:space="preserve"> </w:t>
      </w:r>
      <w:r>
        <w:rPr/>
        <w:t>materials</w:t>
      </w:r>
      <w:r>
        <w:rPr>
          <w:spacing w:val="-4"/>
        </w:rPr>
        <w:t xml:space="preserve"> </w:t>
      </w:r>
      <w:r>
        <w:rPr/>
        <w:t>in</w:t>
      </w:r>
      <w:r>
        <w:rPr>
          <w:spacing w:val="-3"/>
        </w:rPr>
        <w:t xml:space="preserve"> </w:t>
      </w:r>
      <w:r>
        <w:rPr/>
        <w:t>ADAM.</w:t>
      </w:r>
    </w:p>
    <w:p>
      <w:pPr>
        <w:pStyle w:val="TextBody"/>
        <w:spacing w:lineRule="auto" w:line="276" w:before="3" w:after="0"/>
        <w:ind w:left="156" w:right="333" w:firstLine="338"/>
        <w:jc w:val="both"/>
        <w:rPr/>
      </w:pPr>
      <w:r>
        <w:rPr/>
        <w:t xml:space="preserve">For adding a product, the admin user can click on the </w:t>
      </w:r>
      <w:r>
        <w:rPr>
          <w:rFonts w:ascii="Courier New" w:hAnsi="Courier New"/>
        </w:rPr>
        <w:t xml:space="preserve">Add Product </w:t>
      </w:r>
      <w:r>
        <w:rPr/>
        <w:t xml:space="preserve">on top of the </w:t>
      </w:r>
      <w:r>
        <w:rPr>
          <w:rFonts w:ascii="Courier New" w:hAnsi="Courier New"/>
        </w:rPr>
        <w:t>Manage Products</w:t>
      </w:r>
      <w:r>
        <w:rPr>
          <w:rFonts w:ascii="Courier New" w:hAnsi="Courier New"/>
          <w:spacing w:val="-89"/>
        </w:rPr>
        <w:t xml:space="preserve"> </w:t>
      </w:r>
      <w:r>
        <w:rPr/>
        <w:t xml:space="preserve">module. As shown in Figure </w:t>
      </w:r>
      <w:hyperlink w:anchor="_bookmark66">
        <w:r>
          <w:rPr>
            <w:color w:val="0000FF"/>
          </w:rPr>
          <w:t>35</w:t>
        </w:r>
      </w:hyperlink>
      <w:r>
        <w:rPr/>
        <w:t xml:space="preserve">, the admin needs to provide following information for </w:t>
      </w:r>
      <w:r>
        <w:rPr>
          <w:spacing w:val="-12"/>
        </w:rPr>
        <w:t xml:space="preserve">a </w:t>
      </w:r>
      <w:r>
        <w:rPr/>
        <w:t>new product:</w:t>
      </w:r>
    </w:p>
    <w:p>
      <w:pPr>
        <w:pStyle w:val="ListParagraph"/>
        <w:numPr>
          <w:ilvl w:val="0"/>
          <w:numId w:val="2"/>
        </w:numPr>
        <w:tabs>
          <w:tab w:val="clear" w:pos="720"/>
          <w:tab w:val="left" w:pos="375" w:leader="none"/>
        </w:tabs>
        <w:spacing w:before="184" w:after="0"/>
        <w:ind w:left="374" w:hanging="219"/>
        <w:rPr/>
      </w:pPr>
      <w:r>
        <w:rPr/>
        <w:t>Product</w:t>
      </w:r>
      <w:r>
        <w:rPr>
          <w:spacing w:val="-2"/>
        </w:rPr>
        <w:t xml:space="preserve"> </w:t>
      </w:r>
      <w:r>
        <w:rPr/>
        <w:t>Name;</w:t>
      </w:r>
    </w:p>
    <w:p>
      <w:pPr>
        <w:pStyle w:val="ListParagraph"/>
        <w:numPr>
          <w:ilvl w:val="0"/>
          <w:numId w:val="2"/>
        </w:numPr>
        <w:tabs>
          <w:tab w:val="clear" w:pos="720"/>
          <w:tab w:val="left" w:pos="375" w:leader="none"/>
        </w:tabs>
        <w:spacing w:before="229" w:after="0"/>
        <w:ind w:left="374" w:hanging="219"/>
        <w:rPr/>
      </w:pPr>
      <w:r>
        <w:rPr/>
        <w:t>Unit;</w:t>
      </w:r>
    </w:p>
    <w:p>
      <w:pPr>
        <w:pStyle w:val="ListParagraph"/>
        <w:numPr>
          <w:ilvl w:val="0"/>
          <w:numId w:val="2"/>
        </w:numPr>
        <w:tabs>
          <w:tab w:val="clear" w:pos="720"/>
          <w:tab w:val="left" w:pos="375" w:leader="none"/>
        </w:tabs>
        <w:spacing w:before="230" w:after="0"/>
        <w:ind w:left="374" w:hanging="219"/>
        <w:rPr/>
      </w:pPr>
      <w:r>
        <w:rPr/>
        <w:t>Default transportation cost in</w:t>
      </w:r>
      <w:r>
        <w:rPr>
          <w:spacing w:val="-6"/>
        </w:rPr>
        <w:t xml:space="preserve"> </w:t>
      </w:r>
      <w:r>
        <w:rPr/>
        <w:t>USD/unit/km;</w:t>
      </w:r>
    </w:p>
    <w:p>
      <w:pPr>
        <w:pStyle w:val="ListParagraph"/>
        <w:numPr>
          <w:ilvl w:val="0"/>
          <w:numId w:val="2"/>
        </w:numPr>
        <w:tabs>
          <w:tab w:val="clear" w:pos="720"/>
          <w:tab w:val="left" w:pos="375" w:leader="none"/>
        </w:tabs>
        <w:spacing w:before="230" w:after="0"/>
        <w:ind w:left="374" w:hanging="219"/>
        <w:rPr/>
      </w:pPr>
      <w:r>
        <w:rPr/>
        <w:t>A brief description of this</w:t>
      </w:r>
      <w:r>
        <w:rPr>
          <w:spacing w:val="-7"/>
        </w:rPr>
        <w:t xml:space="preserve"> </w:t>
      </w:r>
      <w:r>
        <w:rPr/>
        <w:t>product;</w:t>
      </w:r>
    </w:p>
    <w:p>
      <w:pPr>
        <w:pStyle w:val="ListParagraph"/>
        <w:numPr>
          <w:ilvl w:val="0"/>
          <w:numId w:val="2"/>
        </w:numPr>
        <w:tabs>
          <w:tab w:val="clear" w:pos="720"/>
          <w:tab w:val="left" w:pos="375" w:leader="none"/>
        </w:tabs>
        <w:spacing w:before="230" w:after="0"/>
        <w:ind w:left="374" w:hanging="219"/>
        <w:rPr/>
      </w:pPr>
      <w:r>
        <w:rPr/>
        <w:t>If</w:t>
      </w:r>
      <w:r>
        <w:rPr>
          <w:spacing w:val="-2"/>
        </w:rPr>
        <w:t xml:space="preserve"> </w:t>
      </w:r>
      <w:r>
        <w:rPr/>
        <w:t>public.</w:t>
      </w:r>
    </w:p>
    <w:p>
      <w:pPr>
        <w:pStyle w:val="TextBody"/>
        <w:spacing w:lineRule="auto" w:line="280" w:before="228" w:after="0"/>
        <w:ind w:left="156" w:right="333" w:firstLine="338"/>
        <w:jc w:val="both"/>
        <w:rPr/>
      </w:pPr>
      <w:r>
        <w:rPr/>
        <w:t>For</w:t>
      </w:r>
      <w:r>
        <w:rPr>
          <w:spacing w:val="-14"/>
        </w:rPr>
        <w:t xml:space="preserve"> </w:t>
      </w:r>
      <w:r>
        <w:rPr/>
        <w:t>an</w:t>
      </w:r>
      <w:r>
        <w:rPr>
          <w:spacing w:val="-13"/>
        </w:rPr>
        <w:t xml:space="preserve"> </w:t>
      </w:r>
      <w:r>
        <w:rPr/>
        <w:t>admin</w:t>
      </w:r>
      <w:r>
        <w:rPr>
          <w:spacing w:val="-13"/>
        </w:rPr>
        <w:t xml:space="preserve"> </w:t>
      </w:r>
      <w:r>
        <w:rPr>
          <w:spacing w:val="-4"/>
        </w:rPr>
        <w:t>user,</w:t>
      </w:r>
      <w:r>
        <w:rPr>
          <w:spacing w:val="-11"/>
        </w:rPr>
        <w:t xml:space="preserve"> </w:t>
      </w:r>
      <w:r>
        <w:rPr/>
        <w:t>if</w:t>
      </w:r>
      <w:r>
        <w:rPr>
          <w:spacing w:val="-14"/>
        </w:rPr>
        <w:t xml:space="preserve"> </w:t>
      </w:r>
      <w:r>
        <w:rPr/>
        <w:t>he/she</w:t>
      </w:r>
      <w:r>
        <w:rPr>
          <w:spacing w:val="-13"/>
        </w:rPr>
        <w:t xml:space="preserve"> </w:t>
      </w:r>
      <w:r>
        <w:rPr/>
        <w:t>wants</w:t>
      </w:r>
      <w:r>
        <w:rPr>
          <w:spacing w:val="-13"/>
        </w:rPr>
        <w:t xml:space="preserve"> </w:t>
      </w:r>
      <w:r>
        <w:rPr/>
        <w:t>to</w:t>
      </w:r>
      <w:r>
        <w:rPr>
          <w:spacing w:val="-13"/>
        </w:rPr>
        <w:t xml:space="preserve"> </w:t>
      </w:r>
      <w:r>
        <w:rPr/>
        <w:t>define</w:t>
      </w:r>
      <w:r>
        <w:rPr>
          <w:spacing w:val="-13"/>
        </w:rPr>
        <w:t xml:space="preserve"> </w:t>
      </w:r>
      <w:r>
        <w:rPr/>
        <w:t>a</w:t>
      </w:r>
      <w:r>
        <w:rPr>
          <w:spacing w:val="-14"/>
        </w:rPr>
        <w:t xml:space="preserve"> </w:t>
      </w:r>
      <w:r>
        <w:rPr/>
        <w:t>private</w:t>
      </w:r>
      <w:r>
        <w:rPr>
          <w:spacing w:val="-13"/>
        </w:rPr>
        <w:t xml:space="preserve"> </w:t>
      </w:r>
      <w:r>
        <w:rPr/>
        <w:t>product</w:t>
      </w:r>
      <w:r>
        <w:rPr>
          <w:spacing w:val="-13"/>
        </w:rPr>
        <w:t xml:space="preserve"> </w:t>
      </w:r>
      <w:r>
        <w:rPr/>
        <w:t>for</w:t>
      </w:r>
      <w:r>
        <w:rPr>
          <w:spacing w:val="-13"/>
        </w:rPr>
        <w:t xml:space="preserve"> </w:t>
      </w:r>
      <w:r>
        <w:rPr/>
        <w:t>its</w:t>
      </w:r>
      <w:r>
        <w:rPr>
          <w:spacing w:val="-13"/>
        </w:rPr>
        <w:t xml:space="preserve"> </w:t>
      </w:r>
      <w:r>
        <w:rPr/>
        <w:t>own</w:t>
      </w:r>
      <w:r>
        <w:rPr>
          <w:spacing w:val="-14"/>
        </w:rPr>
        <w:t xml:space="preserve"> </w:t>
      </w:r>
      <w:r>
        <w:rPr/>
        <w:t>purpose</w:t>
      </w:r>
      <w:r>
        <w:rPr>
          <w:spacing w:val="-13"/>
        </w:rPr>
        <w:t xml:space="preserve"> </w:t>
      </w:r>
      <w:r>
        <w:rPr/>
        <w:t>then</w:t>
      </w:r>
      <w:r>
        <w:rPr>
          <w:spacing w:val="-13"/>
        </w:rPr>
        <w:t xml:space="preserve"> </w:t>
      </w:r>
      <w:r>
        <w:rPr/>
        <w:t>the</w:t>
      </w:r>
      <w:r>
        <w:rPr>
          <w:spacing w:val="-13"/>
        </w:rPr>
        <w:t xml:space="preserve"> </w:t>
      </w:r>
      <w:r>
        <w:rPr/>
        <w:t>public option should not be checked. Any public products should be evaluated by researchers in the field to make sure the content and data are reasonable. The admin user can edit his or her own private products here, but cannot edit a public</w:t>
      </w:r>
      <w:r>
        <w:rPr>
          <w:spacing w:val="-11"/>
        </w:rPr>
        <w:t xml:space="preserve"> </w:t>
      </w:r>
      <w:r>
        <w:rPr/>
        <w:t>product.</w:t>
      </w:r>
    </w:p>
    <w:p>
      <w:pPr>
        <w:pStyle w:val="TextBody"/>
        <w:spacing w:lineRule="auto" w:line="278"/>
        <w:ind w:left="156" w:right="333" w:firstLine="338"/>
        <w:jc w:val="both"/>
        <w:rPr/>
      </w:pPr>
      <w:r>
        <w:rPr/>
        <w:t>For</w:t>
      </w:r>
      <w:r>
        <w:rPr>
          <w:spacing w:val="-12"/>
        </w:rPr>
        <w:t xml:space="preserve"> </w:t>
      </w:r>
      <w:r>
        <w:rPr/>
        <w:t>adding</w:t>
      </w:r>
      <w:r>
        <w:rPr>
          <w:spacing w:val="-12"/>
        </w:rPr>
        <w:t xml:space="preserve"> </w:t>
      </w:r>
      <w:r>
        <w:rPr/>
        <w:t>a</w:t>
      </w:r>
      <w:r>
        <w:rPr>
          <w:spacing w:val="-12"/>
        </w:rPr>
        <w:t xml:space="preserve"> </w:t>
      </w:r>
      <w:r>
        <w:rPr>
          <w:spacing w:val="-3"/>
        </w:rPr>
        <w:t>technology,</w:t>
      </w:r>
      <w:r>
        <w:rPr>
          <w:spacing w:val="-11"/>
        </w:rPr>
        <w:t xml:space="preserve"> </w:t>
      </w:r>
      <w:r>
        <w:rPr/>
        <w:t>the</w:t>
      </w:r>
      <w:r>
        <w:rPr>
          <w:spacing w:val="-12"/>
        </w:rPr>
        <w:t xml:space="preserve"> </w:t>
      </w:r>
      <w:r>
        <w:rPr/>
        <w:t>admin</w:t>
      </w:r>
      <w:r>
        <w:rPr>
          <w:spacing w:val="-12"/>
        </w:rPr>
        <w:t xml:space="preserve"> </w:t>
      </w:r>
      <w:r>
        <w:rPr/>
        <w:t>user</w:t>
      </w:r>
      <w:r>
        <w:rPr>
          <w:spacing w:val="-12"/>
        </w:rPr>
        <w:t xml:space="preserve"> </w:t>
      </w:r>
      <w:r>
        <w:rPr/>
        <w:t>can</w:t>
      </w:r>
      <w:r>
        <w:rPr>
          <w:spacing w:val="-12"/>
        </w:rPr>
        <w:t xml:space="preserve"> </w:t>
      </w:r>
      <w:r>
        <w:rPr/>
        <w:t>click</w:t>
      </w:r>
      <w:r>
        <w:rPr>
          <w:spacing w:val="-12"/>
        </w:rPr>
        <w:t xml:space="preserve"> </w:t>
      </w:r>
      <w:r>
        <w:rPr/>
        <w:t>on</w:t>
      </w:r>
      <w:r>
        <w:rPr>
          <w:spacing w:val="-12"/>
        </w:rPr>
        <w:t xml:space="preserve"> </w:t>
      </w:r>
      <w:r>
        <w:rPr/>
        <w:t>the</w:t>
      </w:r>
      <w:r>
        <w:rPr>
          <w:spacing w:val="-13"/>
        </w:rPr>
        <w:t xml:space="preserve"> </w:t>
      </w:r>
      <w:r>
        <w:rPr>
          <w:rFonts w:ascii="Courier New" w:hAnsi="Courier New"/>
        </w:rPr>
        <w:t>Add</w:t>
      </w:r>
      <w:r>
        <w:rPr>
          <w:rFonts w:ascii="Courier New" w:hAnsi="Courier New"/>
          <w:spacing w:val="-11"/>
        </w:rPr>
        <w:t xml:space="preserve"> </w:t>
      </w:r>
      <w:r>
        <w:rPr>
          <w:rFonts w:ascii="Courier New" w:hAnsi="Courier New"/>
        </w:rPr>
        <w:t>Technology</w:t>
      </w:r>
      <w:r>
        <w:rPr>
          <w:rFonts w:ascii="Courier New" w:hAnsi="Courier New"/>
          <w:spacing w:val="-89"/>
        </w:rPr>
        <w:t xml:space="preserve"> </w:t>
      </w:r>
      <w:r>
        <w:rPr/>
        <w:t>on</w:t>
      </w:r>
      <w:r>
        <w:rPr>
          <w:spacing w:val="-12"/>
        </w:rPr>
        <w:t xml:space="preserve"> </w:t>
      </w:r>
      <w:r>
        <w:rPr/>
        <w:t>top</w:t>
      </w:r>
      <w:r>
        <w:rPr>
          <w:spacing w:val="-12"/>
        </w:rPr>
        <w:t xml:space="preserve"> </w:t>
      </w:r>
      <w:r>
        <w:rPr/>
        <w:t>of</w:t>
      </w:r>
      <w:r>
        <w:rPr>
          <w:spacing w:val="-12"/>
        </w:rPr>
        <w:t xml:space="preserve"> </w:t>
      </w:r>
      <w:r>
        <w:rPr/>
        <w:t>the</w:t>
      </w:r>
      <w:r>
        <w:rPr>
          <w:spacing w:val="-12"/>
        </w:rPr>
        <w:t xml:space="preserve"> </w:t>
      </w:r>
      <w:r>
        <w:rPr>
          <w:rFonts w:ascii="Courier New" w:hAnsi="Courier New"/>
          <w:spacing w:val="-3"/>
        </w:rPr>
        <w:t xml:space="preserve">Manage </w:t>
      </w:r>
      <w:r>
        <w:rPr>
          <w:rFonts w:ascii="Courier New" w:hAnsi="Courier New"/>
        </w:rPr>
        <w:t xml:space="preserve">Technologies </w:t>
      </w:r>
      <w:r>
        <w:rPr/>
        <w:t xml:space="preserve">module. As shown in Figure </w:t>
      </w:r>
      <w:hyperlink w:anchor="_bookmark67">
        <w:r>
          <w:rPr>
            <w:color w:val="0000FF"/>
          </w:rPr>
          <w:t>36</w:t>
        </w:r>
      </w:hyperlink>
      <w:r>
        <w:rPr/>
        <w:t xml:space="preserve">, the admin needs to first define how many </w:t>
      </w:r>
      <w:r>
        <w:rPr>
          <w:spacing w:val="-3"/>
        </w:rPr>
        <w:t xml:space="preserve">inflow </w:t>
      </w:r>
      <w:r>
        <w:rPr/>
        <w:t>and outflow streams the technology has and then provide following information for a new technol- ogy as shown in Figure</w:t>
      </w:r>
      <w:r>
        <w:rPr>
          <w:spacing w:val="-6"/>
        </w:rPr>
        <w:t xml:space="preserve"> </w:t>
      </w:r>
      <w:hyperlink w:anchor="_bookmark68">
        <w:r>
          <w:rPr>
            <w:color w:val="0000FF"/>
          </w:rPr>
          <w:t>37</w:t>
        </w:r>
      </w:hyperlink>
      <w:r>
        <w:rPr/>
        <w:t>:</w:t>
      </w:r>
    </w:p>
    <w:p>
      <w:pPr>
        <w:pStyle w:val="ListParagraph"/>
        <w:numPr>
          <w:ilvl w:val="0"/>
          <w:numId w:val="2"/>
        </w:numPr>
        <w:tabs>
          <w:tab w:val="clear" w:pos="720"/>
          <w:tab w:val="left" w:pos="375" w:leader="none"/>
        </w:tabs>
        <w:spacing w:before="177" w:after="0"/>
        <w:ind w:left="374" w:hanging="219"/>
        <w:rPr/>
      </w:pPr>
      <w:r>
        <w:rPr>
          <w:spacing w:val="-3"/>
        </w:rPr>
        <w:t>Technology</w:t>
      </w:r>
      <w:r>
        <w:rPr>
          <w:spacing w:val="-2"/>
        </w:rPr>
        <w:t xml:space="preserve"> </w:t>
      </w:r>
      <w:r>
        <w:rPr/>
        <w:t>Name;</w:t>
      </w:r>
    </w:p>
    <w:p>
      <w:pPr>
        <w:sectPr>
          <w:headerReference w:type="default" r:id="rId147"/>
          <w:footerReference w:type="default" r:id="rId148"/>
          <w:type w:val="nextPage"/>
          <w:pgSz w:w="12240" w:h="15840"/>
          <w:pgMar w:left="1140" w:right="960" w:header="638" w:top="820" w:footer="672" w:bottom="860" w:gutter="0"/>
          <w:pgNumType w:fmt="decimal"/>
          <w:formProt w:val="false"/>
          <w:textDirection w:val="lrTb"/>
          <w:docGrid w:type="default" w:linePitch="100" w:charSpace="4096"/>
        </w:sectPr>
        <w:pStyle w:val="ListParagraph"/>
        <w:numPr>
          <w:ilvl w:val="0"/>
          <w:numId w:val="2"/>
        </w:numPr>
        <w:tabs>
          <w:tab w:val="clear" w:pos="720"/>
          <w:tab w:val="left" w:pos="375" w:leader="none"/>
        </w:tabs>
        <w:spacing w:before="230" w:after="0"/>
        <w:ind w:left="374" w:hanging="219"/>
        <w:rPr/>
      </w:pPr>
      <w:r>
        <w:rPr/>
        <w:t>If</w:t>
      </w:r>
      <w:r>
        <w:rPr>
          <w:spacing w:val="-2"/>
        </w:rPr>
        <w:t xml:space="preserve"> </w:t>
      </w:r>
      <w:r>
        <w:rPr/>
        <w:t>public;</w:t>
      </w:r>
    </w:p>
    <w:p>
      <w:pPr>
        <w:pStyle w:val="TextBody"/>
        <w:rPr>
          <w:sz w:val="20"/>
        </w:rPr>
      </w:pPr>
      <w:r>
        <w:rPr>
          <w:sz w:val="20"/>
        </w:rPr>
      </w:r>
    </w:p>
    <w:p>
      <w:pPr>
        <w:pStyle w:val="TextBody"/>
        <w:rPr>
          <w:sz w:val="20"/>
        </w:rPr>
      </w:pPr>
      <w:r>
        <w:rPr>
          <w:sz w:val="20"/>
        </w:rPr>
      </w:r>
    </w:p>
    <w:p>
      <w:pPr>
        <w:pStyle w:val="TextBody"/>
        <w:spacing w:before="7" w:after="1"/>
        <w:rPr>
          <w:sz w:val="19"/>
        </w:rPr>
      </w:pPr>
      <w:r>
        <w:rPr>
          <w:sz w:val="19"/>
        </w:rPr>
      </w:r>
    </w:p>
    <w:p>
      <w:pPr>
        <w:pStyle w:val="TextBody"/>
        <w:ind w:left="2568" w:hanging="0"/>
        <w:rPr>
          <w:sz w:val="20"/>
        </w:rPr>
      </w:pPr>
      <w:r>
        <w:rPr/>
        <w:drawing>
          <wp:inline distT="0" distB="0" distL="0" distR="0">
            <wp:extent cx="3024505" cy="3245485"/>
            <wp:effectExtent l="0" t="0" r="0" b="0"/>
            <wp:docPr id="143" name="image8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image80.png" descr=""/>
                    <pic:cNvPicPr>
                      <a:picLocks noChangeAspect="1" noChangeArrowheads="1"/>
                    </pic:cNvPicPr>
                  </pic:nvPicPr>
                  <pic:blipFill>
                    <a:blip r:embed="rId149"/>
                    <a:stretch>
                      <a:fillRect/>
                    </a:stretch>
                  </pic:blipFill>
                  <pic:spPr bwMode="auto">
                    <a:xfrm>
                      <a:off x="0" y="0"/>
                      <a:ext cx="3024505" cy="3245485"/>
                    </a:xfrm>
                    <a:prstGeom prst="rect">
                      <a:avLst/>
                    </a:prstGeom>
                  </pic:spPr>
                </pic:pic>
              </a:graphicData>
            </a:graphic>
          </wp:inline>
        </w:drawing>
      </w:r>
    </w:p>
    <w:p>
      <w:pPr>
        <w:pStyle w:val="TextBody"/>
        <w:spacing w:before="7" w:after="0"/>
        <w:rPr>
          <w:sz w:val="24"/>
        </w:rPr>
      </w:pPr>
      <w:r>
        <w:rPr>
          <w:sz w:val="24"/>
        </w:rPr>
      </w:r>
    </w:p>
    <w:p>
      <w:pPr>
        <w:pStyle w:val="Normal"/>
        <w:spacing w:before="94" w:after="0"/>
        <w:ind w:left="371" w:right="550" w:hanging="0"/>
        <w:jc w:val="center"/>
        <w:rPr/>
      </w:pPr>
      <w:bookmarkStart w:id="97" w:name="_bookmark66"/>
      <w:bookmarkEnd w:id="97"/>
      <w:r>
        <w:rPr>
          <w:b/>
        </w:rPr>
        <w:t xml:space="preserve">Figure 35: </w:t>
      </w:r>
      <w:r>
        <w:rPr/>
        <w:t>Add a product</w:t>
      </w:r>
    </w:p>
    <w:p>
      <w:pPr>
        <w:pStyle w:val="TextBody"/>
        <w:spacing w:before="7" w:after="0"/>
        <w:rPr>
          <w:sz w:val="35"/>
        </w:rPr>
      </w:pPr>
      <w:r>
        <w:rPr>
          <w:sz w:val="35"/>
        </w:rPr>
      </w:r>
    </w:p>
    <w:p>
      <w:pPr>
        <w:pStyle w:val="ListParagraph"/>
        <w:numPr>
          <w:ilvl w:val="0"/>
          <w:numId w:val="2"/>
        </w:numPr>
        <w:tabs>
          <w:tab w:val="clear" w:pos="720"/>
          <w:tab w:val="left" w:pos="375" w:leader="none"/>
        </w:tabs>
        <w:spacing w:lineRule="auto" w:line="280" w:before="0" w:after="0"/>
        <w:ind w:left="701" w:right="335" w:hanging="546"/>
        <w:rPr/>
      </w:pPr>
      <w:r>
        <w:rPr/>
        <w:t xml:space="preserve">Data of input/output streams, feedstocks/products, transformation coefficients, and if it is </w:t>
      </w:r>
      <w:r>
        <w:rPr>
          <w:spacing w:val="-4"/>
        </w:rPr>
        <w:t xml:space="preserve">the </w:t>
      </w:r>
      <w:r>
        <w:rPr/>
        <w:t>reference</w:t>
      </w:r>
      <w:r>
        <w:rPr>
          <w:spacing w:val="-2"/>
        </w:rPr>
        <w:t xml:space="preserve"> </w:t>
      </w:r>
      <w:r>
        <w:rPr/>
        <w:t>stream;</w:t>
      </w:r>
    </w:p>
    <w:p>
      <w:pPr>
        <w:pStyle w:val="ListParagraph"/>
        <w:numPr>
          <w:ilvl w:val="0"/>
          <w:numId w:val="2"/>
        </w:numPr>
        <w:tabs>
          <w:tab w:val="clear" w:pos="720"/>
          <w:tab w:val="left" w:pos="375" w:leader="none"/>
        </w:tabs>
        <w:spacing w:before="179" w:after="0"/>
        <w:ind w:left="374" w:hanging="220"/>
        <w:rPr/>
      </w:pPr>
      <w:r>
        <w:rPr/>
        <w:t>Capacity Ranges in unit of reference stream per</w:t>
      </w:r>
      <w:r>
        <w:rPr>
          <w:spacing w:val="-13"/>
        </w:rPr>
        <w:t xml:space="preserve"> </w:t>
      </w:r>
      <w:r>
        <w:rPr/>
        <w:t>year;</w:t>
      </w:r>
    </w:p>
    <w:p>
      <w:pPr>
        <w:pStyle w:val="ListParagraph"/>
        <w:numPr>
          <w:ilvl w:val="0"/>
          <w:numId w:val="2"/>
        </w:numPr>
        <w:tabs>
          <w:tab w:val="clear" w:pos="720"/>
          <w:tab w:val="left" w:pos="375" w:leader="none"/>
        </w:tabs>
        <w:ind w:left="374" w:hanging="220"/>
        <w:rPr/>
      </w:pPr>
      <w:r>
        <w:rPr/>
        <w:t>Operational cost</w:t>
      </w:r>
      <w:r>
        <w:rPr>
          <w:spacing w:val="-3"/>
        </w:rPr>
        <w:t xml:space="preserve"> </w:t>
      </w:r>
      <w:r>
        <w:rPr/>
        <w:t>coefficients;</w:t>
      </w:r>
    </w:p>
    <w:p>
      <w:pPr>
        <w:pStyle w:val="ListParagraph"/>
        <w:numPr>
          <w:ilvl w:val="0"/>
          <w:numId w:val="2"/>
        </w:numPr>
        <w:tabs>
          <w:tab w:val="clear" w:pos="720"/>
          <w:tab w:val="left" w:pos="375" w:leader="none"/>
        </w:tabs>
        <w:ind w:left="374" w:hanging="220"/>
        <w:rPr/>
      </w:pPr>
      <w:r>
        <w:rPr/>
        <w:t>Investment cost</w:t>
      </w:r>
      <w:r>
        <w:rPr>
          <w:spacing w:val="-3"/>
        </w:rPr>
        <w:t xml:space="preserve"> </w:t>
      </w:r>
      <w:r>
        <w:rPr/>
        <w:t>coefficients;</w:t>
      </w:r>
    </w:p>
    <w:p>
      <w:pPr>
        <w:pStyle w:val="ListParagraph"/>
        <w:numPr>
          <w:ilvl w:val="0"/>
          <w:numId w:val="2"/>
        </w:numPr>
        <w:tabs>
          <w:tab w:val="clear" w:pos="720"/>
          <w:tab w:val="left" w:pos="375" w:leader="none"/>
        </w:tabs>
        <w:spacing w:before="232" w:after="0"/>
        <w:ind w:left="374" w:hanging="220"/>
        <w:rPr/>
      </w:pPr>
      <w:r>
        <w:rPr/>
        <w:t>A brief description of this</w:t>
      </w:r>
      <w:r>
        <w:rPr>
          <w:spacing w:val="-6"/>
        </w:rPr>
        <w:t xml:space="preserve"> </w:t>
      </w:r>
      <w:r>
        <w:rPr>
          <w:spacing w:val="-3"/>
        </w:rPr>
        <w:t>technology.</w:t>
      </w:r>
    </w:p>
    <w:p>
      <w:pPr>
        <w:pStyle w:val="TextBody"/>
        <w:rPr>
          <w:sz w:val="20"/>
        </w:rPr>
      </w:pPr>
      <w:r>
        <w:rPr>
          <w:sz w:val="20"/>
        </w:rPr>
      </w:r>
    </w:p>
    <w:p>
      <w:pPr>
        <w:pStyle w:val="TextBody"/>
        <w:rPr>
          <w:sz w:val="20"/>
        </w:rPr>
      </w:pPr>
      <w:r>
        <w:rPr>
          <w:sz w:val="20"/>
        </w:rPr>
      </w:r>
    </w:p>
    <w:p>
      <w:pPr>
        <w:pStyle w:val="TextBody"/>
        <w:spacing w:before="8" w:after="0"/>
        <w:rPr>
          <w:sz w:val="10"/>
        </w:rPr>
      </w:pPr>
      <w:r>
        <w:rPr>
          <w:sz w:val="10"/>
        </w:rPr>
        <w:drawing>
          <wp:anchor behindDoc="0" distT="0" distB="0" distL="0" distR="0" simplePos="0" locked="0" layoutInCell="0" allowOverlap="1" relativeHeight="42">
            <wp:simplePos x="0" y="0"/>
            <wp:positionH relativeFrom="page">
              <wp:posOffset>2354580</wp:posOffset>
            </wp:positionH>
            <wp:positionV relativeFrom="paragraph">
              <wp:posOffset>109220</wp:posOffset>
            </wp:positionV>
            <wp:extent cx="3018790" cy="1186815"/>
            <wp:effectExtent l="0" t="0" r="0" b="0"/>
            <wp:wrapTopAndBottom/>
            <wp:docPr id="144" name="image8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81.png" descr=""/>
                    <pic:cNvPicPr>
                      <a:picLocks noChangeAspect="1" noChangeArrowheads="1"/>
                    </pic:cNvPicPr>
                  </pic:nvPicPr>
                  <pic:blipFill>
                    <a:blip r:embed="rId150"/>
                    <a:stretch>
                      <a:fillRect/>
                    </a:stretch>
                  </pic:blipFill>
                  <pic:spPr bwMode="auto">
                    <a:xfrm>
                      <a:off x="0" y="0"/>
                      <a:ext cx="3018790" cy="1186815"/>
                    </a:xfrm>
                    <a:prstGeom prst="rect">
                      <a:avLst/>
                    </a:prstGeom>
                  </pic:spPr>
                </pic:pic>
              </a:graphicData>
            </a:graphic>
          </wp:anchor>
        </w:drawing>
      </w:r>
    </w:p>
    <w:p>
      <w:pPr>
        <w:pStyle w:val="TextBody"/>
        <w:spacing w:before="11" w:after="0"/>
        <w:rPr>
          <w:sz w:val="19"/>
        </w:rPr>
      </w:pPr>
      <w:r>
        <w:rPr>
          <w:sz w:val="19"/>
        </w:rPr>
      </w:r>
      <w:bookmarkStart w:id="98" w:name="_bookmark67"/>
      <w:bookmarkStart w:id="99" w:name="_bookmark67"/>
      <w:bookmarkEnd w:id="99"/>
    </w:p>
    <w:p>
      <w:pPr>
        <w:sectPr>
          <w:headerReference w:type="default" r:id="rId151"/>
          <w:footerReference w:type="default" r:id="rId152"/>
          <w:type w:val="nextPage"/>
          <w:pgSz w:w="12240" w:h="15840"/>
          <w:pgMar w:left="1140" w:right="960" w:header="638" w:top="820" w:footer="672" w:bottom="860" w:gutter="0"/>
          <w:pgNumType w:fmt="decimal"/>
          <w:formProt w:val="false"/>
          <w:textDirection w:val="lrTb"/>
          <w:docGrid w:type="default" w:linePitch="100" w:charSpace="4096"/>
        </w:sectPr>
        <w:pStyle w:val="Normal"/>
        <w:spacing w:lineRule="auto" w:line="280" w:before="94" w:after="0"/>
        <w:ind w:left="2568" w:right="2294" w:hanging="0"/>
        <w:rPr/>
      </w:pPr>
      <w:r>
        <w:rPr>
          <w:b/>
        </w:rPr>
        <w:t xml:space="preserve">Figure 36: </w:t>
      </w:r>
      <w:r>
        <w:rPr/>
        <w:t>Specify number of input and output streams</w:t>
      </w:r>
    </w:p>
    <w:p>
      <w:pPr>
        <w:pStyle w:val="TextBody"/>
        <w:rPr>
          <w:sz w:val="20"/>
        </w:rPr>
      </w:pPr>
      <w:r>
        <w:rPr>
          <w:sz w:val="20"/>
        </w:rPr>
      </w:r>
    </w:p>
    <w:p>
      <w:pPr>
        <w:pStyle w:val="TextBody"/>
        <w:spacing w:before="4" w:after="0"/>
        <w:rPr>
          <w:sz w:val="28"/>
        </w:rPr>
      </w:pPr>
      <w:r>
        <w:rPr>
          <w:sz w:val="28"/>
        </w:rPr>
      </w:r>
    </w:p>
    <w:p>
      <w:pPr>
        <w:pStyle w:val="TextBody"/>
        <w:ind w:left="2568" w:hanging="0"/>
        <w:rPr>
          <w:sz w:val="20"/>
        </w:rPr>
      </w:pPr>
      <w:r>
        <w:rPr/>
        <w:drawing>
          <wp:inline distT="0" distB="0" distL="0" distR="0">
            <wp:extent cx="3018790" cy="3531235"/>
            <wp:effectExtent l="0" t="0" r="0" b="0"/>
            <wp:docPr id="148" name="image8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82.png" descr=""/>
                    <pic:cNvPicPr>
                      <a:picLocks noChangeAspect="1" noChangeArrowheads="1"/>
                    </pic:cNvPicPr>
                  </pic:nvPicPr>
                  <pic:blipFill>
                    <a:blip r:embed="rId153"/>
                    <a:stretch>
                      <a:fillRect/>
                    </a:stretch>
                  </pic:blipFill>
                  <pic:spPr bwMode="auto">
                    <a:xfrm>
                      <a:off x="0" y="0"/>
                      <a:ext cx="3018790" cy="3531235"/>
                    </a:xfrm>
                    <a:prstGeom prst="rect">
                      <a:avLst/>
                    </a:prstGeom>
                  </pic:spPr>
                </pic:pic>
              </a:graphicData>
            </a:graphic>
          </wp:inline>
        </w:drawing>
      </w:r>
    </w:p>
    <w:p>
      <w:pPr>
        <w:pStyle w:val="TextBody"/>
        <w:spacing w:before="8" w:after="0"/>
        <w:rPr>
          <w:sz w:val="19"/>
        </w:rPr>
      </w:pPr>
      <w:r>
        <w:rPr>
          <w:sz w:val="19"/>
        </w:rPr>
      </w:r>
    </w:p>
    <w:p>
      <w:pPr>
        <w:pStyle w:val="Normal"/>
        <w:spacing w:before="95" w:after="0"/>
        <w:ind w:left="373" w:right="550" w:hanging="0"/>
        <w:jc w:val="center"/>
        <w:rPr/>
      </w:pPr>
      <w:bookmarkStart w:id="100" w:name="_bookmark68"/>
      <w:bookmarkEnd w:id="100"/>
      <w:r>
        <w:rPr>
          <w:b/>
        </w:rPr>
        <w:t xml:space="preserve">Figure 37: </w:t>
      </w:r>
      <w:r>
        <w:rPr/>
        <w:t>Add a technology</w:t>
      </w:r>
    </w:p>
    <w:p>
      <w:pPr>
        <w:pStyle w:val="TextBody"/>
        <w:spacing w:before="7" w:after="0"/>
        <w:rPr>
          <w:sz w:val="35"/>
        </w:rPr>
      </w:pPr>
      <w:r>
        <w:rPr>
          <w:sz w:val="35"/>
        </w:rPr>
      </w:r>
    </w:p>
    <w:p>
      <w:pPr>
        <w:pStyle w:val="TextBody"/>
        <w:spacing w:lineRule="auto" w:line="280"/>
        <w:ind w:left="156" w:right="333" w:firstLine="338"/>
        <w:jc w:val="both"/>
        <w:rPr/>
      </w:pPr>
      <w:r>
        <w:rPr/>
        <w:t>Similar</w:t>
      </w:r>
      <w:r>
        <w:rPr>
          <w:spacing w:val="-11"/>
        </w:rPr>
        <w:t xml:space="preserve"> </w:t>
      </w:r>
      <w:r>
        <w:rPr/>
        <w:t>to</w:t>
      </w:r>
      <w:r>
        <w:rPr>
          <w:spacing w:val="-11"/>
        </w:rPr>
        <w:t xml:space="preserve"> </w:t>
      </w:r>
      <w:r>
        <w:rPr/>
        <w:t>products,</w:t>
      </w:r>
      <w:r>
        <w:rPr>
          <w:spacing w:val="-11"/>
        </w:rPr>
        <w:t xml:space="preserve"> </w:t>
      </w:r>
      <w:r>
        <w:rPr/>
        <w:t>usually</w:t>
      </w:r>
      <w:r>
        <w:rPr>
          <w:spacing w:val="-11"/>
        </w:rPr>
        <w:t xml:space="preserve"> </w:t>
      </w:r>
      <w:r>
        <w:rPr/>
        <w:t>we</w:t>
      </w:r>
      <w:r>
        <w:rPr>
          <w:spacing w:val="-11"/>
        </w:rPr>
        <w:t xml:space="preserve"> </w:t>
      </w:r>
      <w:r>
        <w:rPr/>
        <w:t>recommend</w:t>
      </w:r>
      <w:r>
        <w:rPr>
          <w:spacing w:val="-10"/>
        </w:rPr>
        <w:t xml:space="preserve"> </w:t>
      </w:r>
      <w:r>
        <w:rPr/>
        <w:t>admin</w:t>
      </w:r>
      <w:r>
        <w:rPr>
          <w:spacing w:val="-11"/>
        </w:rPr>
        <w:t xml:space="preserve"> </w:t>
      </w:r>
      <w:r>
        <w:rPr/>
        <w:t>users</w:t>
      </w:r>
      <w:r>
        <w:rPr>
          <w:spacing w:val="-11"/>
        </w:rPr>
        <w:t xml:space="preserve"> </w:t>
      </w:r>
      <w:r>
        <w:rPr/>
        <w:t>add</w:t>
      </w:r>
      <w:r>
        <w:rPr>
          <w:spacing w:val="-11"/>
        </w:rPr>
        <w:t xml:space="preserve"> </w:t>
      </w:r>
      <w:r>
        <w:rPr/>
        <w:t>private</w:t>
      </w:r>
      <w:r>
        <w:rPr>
          <w:spacing w:val="-11"/>
        </w:rPr>
        <w:t xml:space="preserve"> </w:t>
      </w:r>
      <w:r>
        <w:rPr/>
        <w:t>technology</w:t>
      </w:r>
      <w:r>
        <w:rPr>
          <w:spacing w:val="-11"/>
        </w:rPr>
        <w:t xml:space="preserve"> </w:t>
      </w:r>
      <w:r>
        <w:rPr/>
        <w:t>items</w:t>
      </w:r>
      <w:r>
        <w:rPr>
          <w:spacing w:val="-11"/>
        </w:rPr>
        <w:t xml:space="preserve"> </w:t>
      </w:r>
      <w:r>
        <w:rPr/>
        <w:t>unless</w:t>
      </w:r>
      <w:r>
        <w:rPr>
          <w:spacing w:val="-11"/>
        </w:rPr>
        <w:t xml:space="preserve"> </w:t>
      </w:r>
      <w:r>
        <w:rPr>
          <w:spacing w:val="-4"/>
        </w:rPr>
        <w:t xml:space="preserve">the </w:t>
      </w:r>
      <w:r>
        <w:rPr/>
        <w:t>data</w:t>
      </w:r>
      <w:r>
        <w:rPr>
          <w:spacing w:val="-18"/>
        </w:rPr>
        <w:t xml:space="preserve"> </w:t>
      </w:r>
      <w:r>
        <w:rPr/>
        <w:t>and</w:t>
      </w:r>
      <w:r>
        <w:rPr>
          <w:spacing w:val="-18"/>
        </w:rPr>
        <w:t xml:space="preserve"> </w:t>
      </w:r>
      <w:r>
        <w:rPr/>
        <w:t>content</w:t>
      </w:r>
      <w:r>
        <w:rPr>
          <w:spacing w:val="-18"/>
        </w:rPr>
        <w:t xml:space="preserve"> </w:t>
      </w:r>
      <w:r>
        <w:rPr/>
        <w:t>have</w:t>
      </w:r>
      <w:r>
        <w:rPr>
          <w:spacing w:val="-17"/>
        </w:rPr>
        <w:t xml:space="preserve"> </w:t>
      </w:r>
      <w:r>
        <w:rPr/>
        <w:t>been</w:t>
      </w:r>
      <w:r>
        <w:rPr>
          <w:spacing w:val="-18"/>
        </w:rPr>
        <w:t xml:space="preserve"> </w:t>
      </w:r>
      <w:r>
        <w:rPr/>
        <w:t>peer-reviewed</w:t>
      </w:r>
      <w:r>
        <w:rPr>
          <w:spacing w:val="-18"/>
        </w:rPr>
        <w:t xml:space="preserve"> </w:t>
      </w:r>
      <w:r>
        <w:rPr/>
        <w:t>by</w:t>
      </w:r>
      <w:r>
        <w:rPr>
          <w:spacing w:val="-17"/>
        </w:rPr>
        <w:t xml:space="preserve"> </w:t>
      </w:r>
      <w:r>
        <w:rPr/>
        <w:t>researchers</w:t>
      </w:r>
      <w:r>
        <w:rPr>
          <w:spacing w:val="-18"/>
        </w:rPr>
        <w:t xml:space="preserve"> </w:t>
      </w:r>
      <w:r>
        <w:rPr/>
        <w:t>in</w:t>
      </w:r>
      <w:r>
        <w:rPr>
          <w:spacing w:val="-18"/>
        </w:rPr>
        <w:t xml:space="preserve"> </w:t>
      </w:r>
      <w:r>
        <w:rPr/>
        <w:t>the</w:t>
      </w:r>
      <w:r>
        <w:rPr>
          <w:spacing w:val="-18"/>
        </w:rPr>
        <w:t xml:space="preserve"> </w:t>
      </w:r>
      <w:r>
        <w:rPr/>
        <w:t>field. For</w:t>
      </w:r>
      <w:r>
        <w:rPr>
          <w:spacing w:val="-18"/>
        </w:rPr>
        <w:t xml:space="preserve"> </w:t>
      </w:r>
      <w:r>
        <w:rPr/>
        <w:t>both</w:t>
      </w:r>
      <w:r>
        <w:rPr>
          <w:spacing w:val="-17"/>
        </w:rPr>
        <w:t xml:space="preserve"> </w:t>
      </w:r>
      <w:r>
        <w:rPr/>
        <w:t>the</w:t>
      </w:r>
      <w:r>
        <w:rPr>
          <w:spacing w:val="-18"/>
        </w:rPr>
        <w:t xml:space="preserve"> </w:t>
      </w:r>
      <w:r>
        <w:rPr/>
        <w:t>operational</w:t>
      </w:r>
      <w:r>
        <w:rPr>
          <w:spacing w:val="-18"/>
        </w:rPr>
        <w:t xml:space="preserve"> </w:t>
      </w:r>
      <w:r>
        <w:rPr/>
        <w:t>and</w:t>
      </w:r>
      <w:r>
        <w:rPr>
          <w:spacing w:val="-18"/>
        </w:rPr>
        <w:t xml:space="preserve"> </w:t>
      </w:r>
      <w:r>
        <w:rPr/>
        <w:t>in- vestment</w:t>
      </w:r>
      <w:r>
        <w:rPr>
          <w:spacing w:val="-11"/>
        </w:rPr>
        <w:t xml:space="preserve"> </w:t>
      </w:r>
      <w:r>
        <w:rPr/>
        <w:t>cost</w:t>
      </w:r>
      <w:r>
        <w:rPr>
          <w:spacing w:val="-11"/>
        </w:rPr>
        <w:t xml:space="preserve"> </w:t>
      </w:r>
      <w:r>
        <w:rPr/>
        <w:t>of</w:t>
      </w:r>
      <w:r>
        <w:rPr>
          <w:spacing w:val="-11"/>
        </w:rPr>
        <w:t xml:space="preserve"> </w:t>
      </w:r>
      <w:r>
        <w:rPr/>
        <w:t>technologies,</w:t>
      </w:r>
      <w:r>
        <w:rPr>
          <w:spacing w:val="-11"/>
        </w:rPr>
        <w:t xml:space="preserve"> </w:t>
      </w:r>
      <w:r>
        <w:rPr/>
        <w:t>the</w:t>
      </w:r>
      <w:r>
        <w:rPr>
          <w:spacing w:val="-11"/>
        </w:rPr>
        <w:t xml:space="preserve"> </w:t>
      </w:r>
      <w:r>
        <w:rPr/>
        <w:t>admin</w:t>
      </w:r>
      <w:r>
        <w:rPr>
          <w:spacing w:val="-11"/>
        </w:rPr>
        <w:t xml:space="preserve"> </w:t>
      </w:r>
      <w:r>
        <w:rPr/>
        <w:t>user</w:t>
      </w:r>
      <w:r>
        <w:rPr>
          <w:spacing w:val="-11"/>
        </w:rPr>
        <w:t xml:space="preserve"> </w:t>
      </w:r>
      <w:r>
        <w:rPr/>
        <w:t>needs</w:t>
      </w:r>
      <w:r>
        <w:rPr>
          <w:spacing w:val="-11"/>
        </w:rPr>
        <w:t xml:space="preserve"> </w:t>
      </w:r>
      <w:r>
        <w:rPr/>
        <w:t>to</w:t>
      </w:r>
      <w:r>
        <w:rPr>
          <w:spacing w:val="-11"/>
        </w:rPr>
        <w:t xml:space="preserve"> </w:t>
      </w:r>
      <w:r>
        <w:rPr/>
        <w:t>provide</w:t>
      </w:r>
      <w:r>
        <w:rPr>
          <w:spacing w:val="-11"/>
        </w:rPr>
        <w:t xml:space="preserve"> </w:t>
      </w:r>
      <w:r>
        <w:rPr/>
        <w:t>the</w:t>
      </w:r>
      <w:r>
        <w:rPr>
          <w:spacing w:val="-11"/>
        </w:rPr>
        <w:t xml:space="preserve"> </w:t>
      </w:r>
      <w:r>
        <w:rPr>
          <w:b/>
        </w:rPr>
        <w:t>fixed</w:t>
      </w:r>
      <w:r>
        <w:rPr>
          <w:b/>
          <w:spacing w:val="-11"/>
        </w:rPr>
        <w:t xml:space="preserve"> </w:t>
      </w:r>
      <w:r>
        <w:rPr>
          <w:b/>
        </w:rPr>
        <w:t>cost</w:t>
      </w:r>
      <w:r>
        <w:rPr>
          <w:b/>
          <w:spacing w:val="-11"/>
        </w:rPr>
        <w:t xml:space="preserve"> </w:t>
      </w:r>
      <w:r>
        <w:rPr/>
        <w:t>as</w:t>
      </w:r>
      <w:r>
        <w:rPr>
          <w:spacing w:val="-11"/>
        </w:rPr>
        <w:t xml:space="preserve"> </w:t>
      </w:r>
      <w:r>
        <w:rPr/>
        <w:t>well</w:t>
      </w:r>
      <w:r>
        <w:rPr>
          <w:spacing w:val="-11"/>
        </w:rPr>
        <w:t xml:space="preserve"> </w:t>
      </w:r>
      <w:r>
        <w:rPr/>
        <w:t>as</w:t>
      </w:r>
      <w:r>
        <w:rPr>
          <w:spacing w:val="-11"/>
        </w:rPr>
        <w:t xml:space="preserve"> </w:t>
      </w:r>
      <w:r>
        <w:rPr>
          <w:b/>
        </w:rPr>
        <w:t>proportioanl cost</w:t>
      </w:r>
      <w:r>
        <w:rPr>
          <w:b/>
          <w:spacing w:val="-2"/>
        </w:rPr>
        <w:t xml:space="preserve"> </w:t>
      </w:r>
      <w:r>
        <w:rPr/>
        <w:t>part.</w:t>
      </w:r>
    </w:p>
    <w:p>
      <w:pPr>
        <w:pStyle w:val="TextBody"/>
        <w:spacing w:before="4" w:after="0"/>
        <w:rPr>
          <w:sz w:val="26"/>
        </w:rPr>
      </w:pPr>
      <w:r>
        <w:rPr>
          <w:sz w:val="26"/>
        </w:rPr>
      </w:r>
    </w:p>
    <w:p>
      <w:pPr>
        <w:pStyle w:val="Heading2"/>
        <w:numPr>
          <w:ilvl w:val="1"/>
          <w:numId w:val="3"/>
        </w:numPr>
        <w:tabs>
          <w:tab w:val="clear" w:pos="720"/>
          <w:tab w:val="left" w:pos="693" w:leader="none"/>
          <w:tab w:val="left" w:pos="694" w:leader="none"/>
        </w:tabs>
        <w:rPr/>
      </w:pPr>
      <w:bookmarkStart w:id="101" w:name="Object_Management"/>
      <w:bookmarkStart w:id="102" w:name="_bookmark69"/>
      <w:bookmarkEnd w:id="101"/>
      <w:bookmarkEnd w:id="102"/>
      <w:r>
        <w:rPr/>
        <w:t>Object</w:t>
      </w:r>
      <w:r>
        <w:rPr>
          <w:spacing w:val="-2"/>
        </w:rPr>
        <w:t xml:space="preserve"> </w:t>
      </w:r>
      <w:r>
        <w:rPr/>
        <w:t>Management</w:t>
      </w:r>
    </w:p>
    <w:p>
      <w:pPr>
        <w:sectPr>
          <w:headerReference w:type="default" r:id="rId154"/>
          <w:footerReference w:type="default" r:id="rId155"/>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78" w:before="204" w:after="0"/>
        <w:ind w:left="156" w:right="335" w:hanging="0"/>
        <w:jc w:val="both"/>
        <w:rPr/>
      </w:pPr>
      <w:r>
        <w:rPr/>
        <w:t xml:space="preserve">This part should only be used upon </w:t>
      </w:r>
      <w:r>
        <w:rPr>
          <w:b/>
        </w:rPr>
        <w:t xml:space="preserve">user’s request </w:t>
      </w:r>
      <w:r>
        <w:rPr/>
        <w:t xml:space="preserve">or there is </w:t>
      </w:r>
      <w:r>
        <w:rPr>
          <w:b/>
        </w:rPr>
        <w:t xml:space="preserve">severe error </w:t>
      </w:r>
      <w:r>
        <w:rPr/>
        <w:t>for items in the</w:t>
      </w:r>
      <w:r>
        <w:rPr>
          <w:spacing w:val="-21"/>
        </w:rPr>
        <w:t xml:space="preserve"> </w:t>
      </w:r>
      <w:r>
        <w:rPr/>
        <w:t xml:space="preserve">database. </w:t>
      </w:r>
      <w:r>
        <w:rPr>
          <w:spacing w:val="-11"/>
        </w:rPr>
        <w:t>To</w:t>
      </w:r>
      <w:r>
        <w:rPr>
          <w:spacing w:val="-7"/>
        </w:rPr>
        <w:t xml:space="preserve"> </w:t>
      </w:r>
      <w:r>
        <w:rPr/>
        <w:t>manage</w:t>
      </w:r>
      <w:r>
        <w:rPr>
          <w:spacing w:val="-6"/>
        </w:rPr>
        <w:t xml:space="preserve"> </w:t>
      </w:r>
      <w:r>
        <w:rPr/>
        <w:t>the</w:t>
      </w:r>
      <w:r>
        <w:rPr>
          <w:spacing w:val="-7"/>
        </w:rPr>
        <w:t xml:space="preserve"> </w:t>
      </w:r>
      <w:r>
        <w:rPr/>
        <w:t>objects,</w:t>
      </w:r>
      <w:r>
        <w:rPr>
          <w:spacing w:val="-6"/>
        </w:rPr>
        <w:t xml:space="preserve"> </w:t>
      </w:r>
      <w:r>
        <w:rPr/>
        <w:t>the</w:t>
      </w:r>
      <w:r>
        <w:rPr>
          <w:spacing w:val="-7"/>
        </w:rPr>
        <w:t xml:space="preserve"> </w:t>
      </w:r>
      <w:r>
        <w:rPr/>
        <w:t>admin</w:t>
      </w:r>
      <w:r>
        <w:rPr>
          <w:spacing w:val="-6"/>
        </w:rPr>
        <w:t xml:space="preserve"> </w:t>
      </w:r>
      <w:r>
        <w:rPr/>
        <w:t>user</w:t>
      </w:r>
      <w:r>
        <w:rPr>
          <w:spacing w:val="-7"/>
        </w:rPr>
        <w:t xml:space="preserve"> </w:t>
      </w:r>
      <w:r>
        <w:rPr/>
        <w:t>needs</w:t>
      </w:r>
      <w:r>
        <w:rPr>
          <w:spacing w:val="-6"/>
        </w:rPr>
        <w:t xml:space="preserve"> </w:t>
      </w:r>
      <w:r>
        <w:rPr/>
        <w:t>to</w:t>
      </w:r>
      <w:r>
        <w:rPr>
          <w:spacing w:val="-7"/>
        </w:rPr>
        <w:t xml:space="preserve"> </w:t>
      </w:r>
      <w:r>
        <w:rPr/>
        <w:t>click</w:t>
      </w:r>
      <w:r>
        <w:rPr>
          <w:spacing w:val="-6"/>
        </w:rPr>
        <w:t xml:space="preserve"> </w:t>
      </w:r>
      <w:r>
        <w:rPr/>
        <w:t>on</w:t>
      </w:r>
      <w:r>
        <w:rPr>
          <w:spacing w:val="-7"/>
        </w:rPr>
        <w:t xml:space="preserve"> </w:t>
      </w:r>
      <w:r>
        <w:rPr/>
        <w:t>the</w:t>
      </w:r>
      <w:r>
        <w:rPr>
          <w:spacing w:val="-6"/>
        </w:rPr>
        <w:t xml:space="preserve"> </w:t>
      </w:r>
      <w:r>
        <w:rPr>
          <w:rFonts w:ascii="Courier New" w:hAnsi="Courier New"/>
        </w:rPr>
        <w:t>Admin</w:t>
      </w:r>
      <w:r>
        <w:rPr>
          <w:rFonts w:ascii="Courier New" w:hAnsi="Courier New"/>
          <w:spacing w:val="-11"/>
        </w:rPr>
        <w:t xml:space="preserve"> </w:t>
      </w:r>
      <w:r>
        <w:rPr>
          <w:rFonts w:ascii="Courier New" w:hAnsi="Courier New"/>
        </w:rPr>
        <w:t>System</w:t>
      </w:r>
      <w:r>
        <w:rPr>
          <w:rFonts w:ascii="Courier New" w:hAnsi="Courier New"/>
          <w:spacing w:val="-83"/>
        </w:rPr>
        <w:t xml:space="preserve"> </w:t>
      </w:r>
      <w:r>
        <w:rPr/>
        <w:t>on</w:t>
      </w:r>
      <w:r>
        <w:rPr>
          <w:spacing w:val="-7"/>
        </w:rPr>
        <w:t xml:space="preserve"> </w:t>
      </w:r>
      <w:r>
        <w:rPr/>
        <w:t>the</w:t>
      </w:r>
      <w:r>
        <w:rPr>
          <w:spacing w:val="-6"/>
        </w:rPr>
        <w:t xml:space="preserve"> </w:t>
      </w:r>
      <w:r>
        <w:rPr/>
        <w:t>Developer</w:t>
      </w:r>
      <w:r>
        <w:rPr>
          <w:spacing w:val="-7"/>
        </w:rPr>
        <w:t xml:space="preserve"> </w:t>
      </w:r>
      <w:r>
        <w:rPr>
          <w:spacing w:val="-3"/>
        </w:rPr>
        <w:t xml:space="preserve">Panel. </w:t>
      </w:r>
      <w:r>
        <w:rPr/>
        <w:t>The default Django admin website is used, where different objects can be managed and modified, such as models, products, technologies, etc., as shown in Figure</w:t>
      </w:r>
      <w:r>
        <w:rPr>
          <w:spacing w:val="-19"/>
        </w:rPr>
        <w:t xml:space="preserve"> </w:t>
      </w:r>
      <w:hyperlink w:anchor="_bookmark70">
        <w:r>
          <w:rPr>
            <w:color w:val="0000FF"/>
          </w:rPr>
          <w:t>38</w:t>
        </w:r>
      </w:hyperlink>
      <w:r>
        <w:rPr/>
        <w:t>.</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4" w:after="0"/>
        <w:rPr>
          <w:sz w:val="25"/>
        </w:rPr>
      </w:pPr>
      <w:r>
        <w:rPr>
          <w:sz w:val="25"/>
        </w:rPr>
      </w:r>
    </w:p>
    <w:p>
      <w:pPr>
        <w:pStyle w:val="TextBody"/>
        <w:ind w:left="2568" w:hanging="0"/>
        <w:rPr>
          <w:sz w:val="20"/>
        </w:rPr>
      </w:pPr>
      <w:r>
        <w:rPr/>
        <w:drawing>
          <wp:inline distT="0" distB="0" distL="0" distR="0">
            <wp:extent cx="3112135" cy="3862070"/>
            <wp:effectExtent l="0" t="0" r="0" b="0"/>
            <wp:docPr id="152" name="image8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83.jpeg" descr=""/>
                    <pic:cNvPicPr>
                      <a:picLocks noChangeAspect="1" noChangeArrowheads="1"/>
                    </pic:cNvPicPr>
                  </pic:nvPicPr>
                  <pic:blipFill>
                    <a:blip r:embed="rId156"/>
                    <a:stretch>
                      <a:fillRect/>
                    </a:stretch>
                  </pic:blipFill>
                  <pic:spPr bwMode="auto">
                    <a:xfrm>
                      <a:off x="0" y="0"/>
                      <a:ext cx="3112135" cy="3862070"/>
                    </a:xfrm>
                    <a:prstGeom prst="rect">
                      <a:avLst/>
                    </a:prstGeom>
                  </pic:spPr>
                </pic:pic>
              </a:graphicData>
            </a:graphic>
          </wp:inline>
        </w:drawing>
      </w:r>
    </w:p>
    <w:p>
      <w:pPr>
        <w:pStyle w:val="TextBody"/>
        <w:spacing w:before="3" w:after="0"/>
        <w:rPr>
          <w:sz w:val="12"/>
        </w:rPr>
      </w:pPr>
      <w:r>
        <w:rPr>
          <w:sz w:val="12"/>
        </w:rPr>
      </w:r>
      <w:bookmarkStart w:id="103" w:name="_bookmark70"/>
      <w:bookmarkStart w:id="104" w:name="_bookmark70"/>
      <w:bookmarkEnd w:id="104"/>
    </w:p>
    <w:p>
      <w:pPr>
        <w:sectPr>
          <w:headerReference w:type="default" r:id="rId157"/>
          <w:footerReference w:type="default" r:id="rId158"/>
          <w:type w:val="nextPage"/>
          <w:pgSz w:w="12240" w:h="15840"/>
          <w:pgMar w:left="1140" w:right="960" w:header="638" w:top="820" w:footer="672" w:bottom="860" w:gutter="0"/>
          <w:pgNumType w:fmt="decimal"/>
          <w:formProt w:val="false"/>
          <w:textDirection w:val="lrTb"/>
          <w:docGrid w:type="default" w:linePitch="100" w:charSpace="4096"/>
        </w:sectPr>
        <w:pStyle w:val="Normal"/>
        <w:spacing w:before="95" w:after="0"/>
        <w:ind w:left="373" w:right="550" w:hanging="0"/>
        <w:jc w:val="center"/>
        <w:rPr/>
      </w:pPr>
      <w:r>
        <w:rPr>
          <w:b/>
        </w:rPr>
        <w:t xml:space="preserve">Figure 38: </w:t>
      </w:r>
      <w:r>
        <w:rPr/>
        <w:t>Django admin site</w:t>
      </w:r>
    </w:p>
    <w:p>
      <w:pPr>
        <w:pStyle w:val="TextBody"/>
        <w:spacing w:before="5" w:after="0"/>
        <w:rPr>
          <w:sz w:val="27"/>
        </w:rPr>
      </w:pPr>
      <w:r>
        <w:rPr>
          <w:sz w:val="27"/>
        </w:rPr>
      </w:r>
    </w:p>
    <w:p>
      <w:pPr>
        <w:pStyle w:val="Heading1"/>
        <w:numPr>
          <w:ilvl w:val="0"/>
          <w:numId w:val="3"/>
        </w:numPr>
        <w:tabs>
          <w:tab w:val="clear" w:pos="720"/>
          <w:tab w:val="left" w:pos="586" w:leader="none"/>
          <w:tab w:val="left" w:pos="587" w:leader="none"/>
        </w:tabs>
        <w:spacing w:before="105" w:after="0"/>
        <w:ind w:left="586" w:hanging="432"/>
        <w:rPr/>
      </w:pPr>
      <w:bookmarkStart w:id="105" w:name="Endnotes"/>
      <w:bookmarkStart w:id="106" w:name="_bookmark71"/>
      <w:bookmarkEnd w:id="105"/>
      <w:bookmarkEnd w:id="106"/>
      <w:r>
        <w:rPr/>
        <w:t>Endnotes</w:t>
      </w:r>
    </w:p>
    <w:p>
      <w:pPr>
        <w:pStyle w:val="TextBody"/>
        <w:spacing w:lineRule="auto" w:line="280" w:before="275" w:after="0"/>
        <w:ind w:left="155" w:right="335" w:hanging="0"/>
        <w:jc w:val="both"/>
        <w:rPr/>
      </w:pPr>
      <w:r>
        <w:rPr/>
        <w:t>In</w:t>
      </w:r>
      <w:r>
        <w:rPr>
          <w:spacing w:val="-9"/>
        </w:rPr>
        <w:t xml:space="preserve"> </w:t>
      </w:r>
      <w:r>
        <w:rPr/>
        <w:t>this</w:t>
      </w:r>
      <w:r>
        <w:rPr>
          <w:spacing w:val="-8"/>
        </w:rPr>
        <w:t xml:space="preserve"> </w:t>
      </w:r>
      <w:r>
        <w:rPr/>
        <w:t>document,</w:t>
      </w:r>
      <w:r>
        <w:rPr>
          <w:spacing w:val="-9"/>
        </w:rPr>
        <w:t xml:space="preserve"> </w:t>
      </w:r>
      <w:r>
        <w:rPr/>
        <w:t>we</w:t>
      </w:r>
      <w:r>
        <w:rPr>
          <w:spacing w:val="-8"/>
        </w:rPr>
        <w:t xml:space="preserve"> </w:t>
      </w:r>
      <w:r>
        <w:rPr/>
        <w:t>have</w:t>
      </w:r>
      <w:r>
        <w:rPr>
          <w:spacing w:val="-8"/>
        </w:rPr>
        <w:t xml:space="preserve"> </w:t>
      </w:r>
      <w:r>
        <w:rPr/>
        <w:t>included</w:t>
      </w:r>
      <w:r>
        <w:rPr>
          <w:spacing w:val="-9"/>
        </w:rPr>
        <w:t xml:space="preserve"> </w:t>
      </w:r>
      <w:r>
        <w:rPr/>
        <w:t>some</w:t>
      </w:r>
      <w:r>
        <w:rPr>
          <w:spacing w:val="-8"/>
        </w:rPr>
        <w:t xml:space="preserve"> </w:t>
      </w:r>
      <w:r>
        <w:rPr/>
        <w:t>detailed</w:t>
      </w:r>
      <w:r>
        <w:rPr>
          <w:spacing w:val="-8"/>
        </w:rPr>
        <w:t xml:space="preserve"> </w:t>
      </w:r>
      <w:r>
        <w:rPr/>
        <w:t>guidance</w:t>
      </w:r>
      <w:r>
        <w:rPr>
          <w:spacing w:val="-9"/>
        </w:rPr>
        <w:t xml:space="preserve"> </w:t>
      </w:r>
      <w:r>
        <w:rPr/>
        <w:t>of</w:t>
      </w:r>
      <w:r>
        <w:rPr>
          <w:spacing w:val="-8"/>
        </w:rPr>
        <w:t xml:space="preserve"> </w:t>
      </w:r>
      <w:r>
        <w:rPr/>
        <w:t>using</w:t>
      </w:r>
      <w:r>
        <w:rPr>
          <w:spacing w:val="-9"/>
        </w:rPr>
        <w:t xml:space="preserve"> </w:t>
      </w:r>
      <w:r>
        <w:rPr/>
        <w:t>ADAM,</w:t>
      </w:r>
      <w:r>
        <w:rPr>
          <w:spacing w:val="-8"/>
        </w:rPr>
        <w:t xml:space="preserve"> </w:t>
      </w:r>
      <w:r>
        <w:rPr/>
        <w:t>especially</w:t>
      </w:r>
      <w:r>
        <w:rPr>
          <w:spacing w:val="-8"/>
        </w:rPr>
        <w:t xml:space="preserve"> </w:t>
      </w:r>
      <w:r>
        <w:rPr/>
        <w:t>for</w:t>
      </w:r>
      <w:r>
        <w:rPr>
          <w:spacing w:val="-9"/>
        </w:rPr>
        <w:t xml:space="preserve"> </w:t>
      </w:r>
      <w:r>
        <w:rPr/>
        <w:t>defining new models in the user dashboard module. Our team is continuously working on improving the performance and functionalities of ADAM. Future functionalities might</w:t>
      </w:r>
      <w:r>
        <w:rPr>
          <w:spacing w:val="-20"/>
        </w:rPr>
        <w:t xml:space="preserve"> </w:t>
      </w:r>
      <w:r>
        <w:rPr/>
        <w:t>include:</w:t>
      </w:r>
    </w:p>
    <w:p>
      <w:pPr>
        <w:pStyle w:val="TextBody"/>
        <w:spacing w:before="3" w:after="0"/>
        <w:rPr>
          <w:sz w:val="19"/>
        </w:rPr>
      </w:pPr>
      <w:r>
        <w:rPr>
          <w:sz w:val="19"/>
        </w:rPr>
      </w:r>
    </w:p>
    <w:p>
      <w:pPr>
        <w:pStyle w:val="ListParagraph"/>
        <w:numPr>
          <w:ilvl w:val="0"/>
          <w:numId w:val="2"/>
        </w:numPr>
        <w:tabs>
          <w:tab w:val="clear" w:pos="720"/>
          <w:tab w:val="left" w:pos="375" w:leader="none"/>
        </w:tabs>
        <w:spacing w:before="0" w:after="0"/>
        <w:ind w:left="374" w:hanging="220"/>
        <w:rPr/>
      </w:pPr>
      <w:r>
        <w:rPr/>
        <w:t>Enhance the modeling capability (environmental components, dynamic models,</w:t>
      </w:r>
      <w:r>
        <w:rPr>
          <w:spacing w:val="-23"/>
        </w:rPr>
        <w:t xml:space="preserve"> </w:t>
      </w:r>
      <w:r>
        <w:rPr/>
        <w:t>etc.);</w:t>
      </w:r>
    </w:p>
    <w:p>
      <w:pPr>
        <w:pStyle w:val="ListParagraph"/>
        <w:numPr>
          <w:ilvl w:val="0"/>
          <w:numId w:val="2"/>
        </w:numPr>
        <w:tabs>
          <w:tab w:val="clear" w:pos="720"/>
          <w:tab w:val="left" w:pos="375" w:leader="none"/>
        </w:tabs>
        <w:ind w:left="374" w:hanging="220"/>
        <w:rPr/>
      </w:pPr>
      <w:r>
        <w:rPr/>
        <w:t>Allow users to define more customized</w:t>
      </w:r>
      <w:r>
        <w:rPr>
          <w:spacing w:val="-9"/>
        </w:rPr>
        <w:t xml:space="preserve"> </w:t>
      </w:r>
      <w:r>
        <w:rPr/>
        <w:t>models;</w:t>
      </w:r>
    </w:p>
    <w:p>
      <w:pPr>
        <w:pStyle w:val="ListParagraph"/>
        <w:numPr>
          <w:ilvl w:val="0"/>
          <w:numId w:val="2"/>
        </w:numPr>
        <w:tabs>
          <w:tab w:val="clear" w:pos="720"/>
          <w:tab w:val="left" w:pos="375" w:leader="none"/>
        </w:tabs>
        <w:ind w:left="374" w:hanging="220"/>
        <w:rPr/>
      </w:pPr>
      <w:r>
        <w:rPr/>
        <w:t>Provide database for geographical information (e.g. waste</w:t>
      </w:r>
      <w:r>
        <w:rPr>
          <w:spacing w:val="-1"/>
        </w:rPr>
        <w:t xml:space="preserve"> </w:t>
      </w:r>
      <w:r>
        <w:rPr/>
        <w:t>source);</w:t>
      </w:r>
    </w:p>
    <w:p>
      <w:pPr>
        <w:pStyle w:val="ListParagraph"/>
        <w:numPr>
          <w:ilvl w:val="0"/>
          <w:numId w:val="2"/>
        </w:numPr>
        <w:tabs>
          <w:tab w:val="clear" w:pos="720"/>
          <w:tab w:val="left" w:pos="375" w:leader="none"/>
        </w:tabs>
        <w:ind w:left="374" w:hanging="220"/>
        <w:rPr/>
      </w:pPr>
      <w:r>
        <w:rPr/>
        <w:t>Continue to expand our case study library and product/technology</w:t>
      </w:r>
      <w:r>
        <w:rPr>
          <w:spacing w:val="-20"/>
        </w:rPr>
        <w:t xml:space="preserve"> </w:t>
      </w:r>
      <w:r>
        <w:rPr/>
        <w:t>database.</w:t>
      </w:r>
    </w:p>
    <w:p>
      <w:pPr>
        <w:pStyle w:val="TextBody"/>
        <w:spacing w:before="3" w:after="0"/>
        <w:rPr>
          <w:sz w:val="37"/>
        </w:rPr>
      </w:pPr>
      <w:r>
        <w:rPr>
          <w:sz w:val="37"/>
        </w:rPr>
      </w:r>
    </w:p>
    <w:p>
      <w:pPr>
        <w:pStyle w:val="Heading1"/>
        <w:ind w:left="155" w:hanging="0"/>
        <w:rPr/>
      </w:pPr>
      <w:bookmarkStart w:id="107" w:name="Appendix"/>
      <w:bookmarkStart w:id="108" w:name="_bookmark72"/>
      <w:bookmarkEnd w:id="107"/>
      <w:bookmarkEnd w:id="108"/>
      <w:r>
        <w:rPr/>
        <w:t>Appendix</w:t>
      </w:r>
    </w:p>
    <w:p>
      <w:pPr>
        <w:pStyle w:val="Heading2"/>
        <w:spacing w:before="271" w:after="0"/>
        <w:ind w:left="155" w:hanging="0"/>
        <w:rPr/>
      </w:pPr>
      <w:bookmarkStart w:id="109" w:name="ADAM_Database"/>
      <w:bookmarkStart w:id="110" w:name="_bookmark73"/>
      <w:bookmarkEnd w:id="109"/>
      <w:bookmarkEnd w:id="110"/>
      <w:r>
        <w:rPr/>
        <w:t>ADAM Database</w:t>
      </w:r>
    </w:p>
    <w:p>
      <w:pPr>
        <w:pStyle w:val="TextBody"/>
        <w:spacing w:lineRule="auto" w:line="280" w:before="203" w:after="0"/>
        <w:ind w:left="155" w:right="335" w:hanging="0"/>
        <w:jc w:val="both"/>
        <w:rPr/>
      </w:pPr>
      <w:r>
        <w:rPr>
          <w:spacing w:val="-3"/>
        </w:rPr>
        <w:t xml:space="preserve">Currently, </w:t>
      </w:r>
      <w:r>
        <w:rPr/>
        <w:t>ADAM has the following technologies in the database system; some combined technolo- gies are also included for modeling convenience.</w:t>
      </w:r>
    </w:p>
    <w:p>
      <w:pPr>
        <w:pStyle w:val="TextBody"/>
        <w:spacing w:before="3" w:after="0"/>
        <w:rPr>
          <w:sz w:val="19"/>
        </w:rPr>
      </w:pPr>
      <w:r>
        <w:rPr>
          <w:sz w:val="19"/>
        </w:rPr>
      </w:r>
    </w:p>
    <w:p>
      <w:pPr>
        <w:pStyle w:val="ListParagraph"/>
        <w:numPr>
          <w:ilvl w:val="0"/>
          <w:numId w:val="2"/>
        </w:numPr>
        <w:tabs>
          <w:tab w:val="clear" w:pos="720"/>
          <w:tab w:val="left" w:pos="375" w:leader="none"/>
        </w:tabs>
        <w:spacing w:before="0" w:after="0"/>
        <w:ind w:left="374" w:hanging="220"/>
        <w:rPr/>
      </w:pPr>
      <w:r>
        <w:rPr/>
        <w:t>Anaerobic digestion of raw cow</w:t>
      </w:r>
      <w:r>
        <w:rPr>
          <w:spacing w:val="-7"/>
        </w:rPr>
        <w:t xml:space="preserve"> </w:t>
      </w:r>
      <w:r>
        <w:rPr/>
        <w:t>manure</w:t>
      </w:r>
    </w:p>
    <w:p>
      <w:pPr>
        <w:pStyle w:val="ListParagraph"/>
        <w:numPr>
          <w:ilvl w:val="0"/>
          <w:numId w:val="2"/>
        </w:numPr>
        <w:tabs>
          <w:tab w:val="clear" w:pos="720"/>
          <w:tab w:val="left" w:pos="375" w:leader="none"/>
        </w:tabs>
        <w:ind w:left="374" w:hanging="220"/>
        <w:rPr/>
      </w:pPr>
      <w:r>
        <w:rPr/>
        <w:t>Dilution and sand recovery of raw cow</w:t>
      </w:r>
      <w:r>
        <w:rPr>
          <w:spacing w:val="-10"/>
        </w:rPr>
        <w:t xml:space="preserve"> </w:t>
      </w:r>
      <w:r>
        <w:rPr/>
        <w:t>manure</w:t>
      </w:r>
    </w:p>
    <w:p>
      <w:pPr>
        <w:pStyle w:val="ListParagraph"/>
        <w:numPr>
          <w:ilvl w:val="0"/>
          <w:numId w:val="2"/>
        </w:numPr>
        <w:tabs>
          <w:tab w:val="clear" w:pos="720"/>
          <w:tab w:val="left" w:pos="375" w:leader="none"/>
        </w:tabs>
        <w:ind w:left="374" w:hanging="220"/>
        <w:rPr/>
      </w:pPr>
      <w:r>
        <w:rPr/>
        <w:t>Anaerobic digestion of diluted cow</w:t>
      </w:r>
      <w:r>
        <w:rPr>
          <w:spacing w:val="-7"/>
        </w:rPr>
        <w:t xml:space="preserve"> </w:t>
      </w:r>
      <w:r>
        <w:rPr/>
        <w:t>manure</w:t>
      </w:r>
    </w:p>
    <w:p>
      <w:pPr>
        <w:pStyle w:val="ListParagraph"/>
        <w:numPr>
          <w:ilvl w:val="0"/>
          <w:numId w:val="2"/>
        </w:numPr>
        <w:tabs>
          <w:tab w:val="clear" w:pos="720"/>
          <w:tab w:val="left" w:pos="375" w:leader="none"/>
        </w:tabs>
        <w:ind w:left="374" w:hanging="220"/>
        <w:rPr/>
      </w:pPr>
      <w:r>
        <w:rPr/>
        <w:t>Electricity generation from</w:t>
      </w:r>
      <w:r>
        <w:rPr>
          <w:spacing w:val="-4"/>
        </w:rPr>
        <w:t xml:space="preserve"> </w:t>
      </w:r>
      <w:r>
        <w:rPr/>
        <w:t>biogas</w:t>
      </w:r>
    </w:p>
    <w:p>
      <w:pPr>
        <w:pStyle w:val="ListParagraph"/>
        <w:numPr>
          <w:ilvl w:val="0"/>
          <w:numId w:val="2"/>
        </w:numPr>
        <w:tabs>
          <w:tab w:val="clear" w:pos="720"/>
          <w:tab w:val="left" w:pos="375" w:leader="none"/>
        </w:tabs>
        <w:ind w:left="374" w:hanging="220"/>
        <w:rPr/>
      </w:pPr>
      <w:r>
        <w:rPr/>
        <w:t xml:space="preserve">Solid-liquid separation of raw </w:t>
      </w:r>
      <w:r>
        <w:rPr>
          <w:spacing w:val="-6"/>
        </w:rPr>
        <w:t xml:space="preserve">cow, </w:t>
      </w:r>
      <w:r>
        <w:rPr/>
        <w:t>beef, and heifer</w:t>
      </w:r>
      <w:r>
        <w:rPr>
          <w:spacing w:val="-7"/>
        </w:rPr>
        <w:t xml:space="preserve"> </w:t>
      </w:r>
      <w:r>
        <w:rPr/>
        <w:t>manure</w:t>
      </w:r>
    </w:p>
    <w:p>
      <w:pPr>
        <w:pStyle w:val="ListParagraph"/>
        <w:numPr>
          <w:ilvl w:val="0"/>
          <w:numId w:val="2"/>
        </w:numPr>
        <w:tabs>
          <w:tab w:val="clear" w:pos="720"/>
          <w:tab w:val="left" w:pos="375" w:leader="none"/>
        </w:tabs>
        <w:spacing w:before="232" w:after="0"/>
        <w:ind w:left="374" w:hanging="220"/>
        <w:rPr/>
      </w:pPr>
      <w:r>
        <w:rPr>
          <w:spacing w:val="-3"/>
        </w:rPr>
        <w:t xml:space="preserve">OSTARA </w:t>
      </w:r>
      <w:r>
        <w:rPr/>
        <w:t>technology of cow manure for nutrient</w:t>
      </w:r>
      <w:r>
        <w:rPr>
          <w:spacing w:val="-9"/>
        </w:rPr>
        <w:t xml:space="preserve"> </w:t>
      </w:r>
      <w:r>
        <w:rPr/>
        <w:t>recovery</w:t>
      </w:r>
    </w:p>
    <w:p>
      <w:pPr>
        <w:pStyle w:val="ListParagraph"/>
        <w:numPr>
          <w:ilvl w:val="0"/>
          <w:numId w:val="2"/>
        </w:numPr>
        <w:tabs>
          <w:tab w:val="clear" w:pos="720"/>
          <w:tab w:val="left" w:pos="375" w:leader="none"/>
        </w:tabs>
        <w:ind w:left="374" w:hanging="220"/>
        <w:rPr/>
      </w:pPr>
      <w:r>
        <w:rPr/>
        <w:t>Multiform technology of cow manure for nutrient</w:t>
      </w:r>
      <w:r>
        <w:rPr>
          <w:spacing w:val="-12"/>
        </w:rPr>
        <w:t xml:space="preserve"> </w:t>
      </w:r>
      <w:r>
        <w:rPr/>
        <w:t>recovery</w:t>
      </w:r>
    </w:p>
    <w:p>
      <w:pPr>
        <w:pStyle w:val="ListParagraph"/>
        <w:numPr>
          <w:ilvl w:val="0"/>
          <w:numId w:val="2"/>
        </w:numPr>
        <w:tabs>
          <w:tab w:val="clear" w:pos="720"/>
          <w:tab w:val="left" w:pos="375" w:leader="none"/>
        </w:tabs>
        <w:ind w:left="374" w:hanging="220"/>
        <w:rPr/>
      </w:pPr>
      <w:r>
        <w:rPr/>
        <w:t>Crystalactor technology of cow manure for nutrient</w:t>
      </w:r>
      <w:r>
        <w:rPr>
          <w:spacing w:val="-12"/>
        </w:rPr>
        <w:t xml:space="preserve"> </w:t>
      </w:r>
      <w:r>
        <w:rPr/>
        <w:t>recovery</w:t>
      </w:r>
    </w:p>
    <w:p>
      <w:pPr>
        <w:pStyle w:val="ListParagraph"/>
        <w:numPr>
          <w:ilvl w:val="0"/>
          <w:numId w:val="2"/>
        </w:numPr>
        <w:tabs>
          <w:tab w:val="clear" w:pos="720"/>
          <w:tab w:val="left" w:pos="375" w:leader="none"/>
        </w:tabs>
        <w:ind w:left="374" w:hanging="220"/>
        <w:rPr/>
      </w:pPr>
      <w:r>
        <w:rPr/>
        <w:t>NuReSys technology of cow manure for nutrient</w:t>
      </w:r>
      <w:r>
        <w:rPr>
          <w:spacing w:val="-12"/>
        </w:rPr>
        <w:t xml:space="preserve"> </w:t>
      </w:r>
      <w:r>
        <w:rPr/>
        <w:t>recovery</w:t>
      </w:r>
    </w:p>
    <w:p>
      <w:pPr>
        <w:pStyle w:val="ListParagraph"/>
        <w:numPr>
          <w:ilvl w:val="0"/>
          <w:numId w:val="2"/>
        </w:numPr>
        <w:tabs>
          <w:tab w:val="clear" w:pos="720"/>
          <w:tab w:val="left" w:pos="375" w:leader="none"/>
        </w:tabs>
        <w:ind w:left="374" w:hanging="220"/>
        <w:rPr/>
      </w:pPr>
      <w:r>
        <w:rPr/>
        <w:t>MAPHEX technology of cow manure for nutrient</w:t>
      </w:r>
      <w:r>
        <w:rPr>
          <w:spacing w:val="-12"/>
        </w:rPr>
        <w:t xml:space="preserve"> </w:t>
      </w:r>
      <w:r>
        <w:rPr/>
        <w:t>recovery</w:t>
      </w:r>
    </w:p>
    <w:p>
      <w:pPr>
        <w:pStyle w:val="ListParagraph"/>
        <w:numPr>
          <w:ilvl w:val="0"/>
          <w:numId w:val="2"/>
        </w:numPr>
        <w:tabs>
          <w:tab w:val="clear" w:pos="720"/>
          <w:tab w:val="left" w:pos="375" w:leader="none"/>
        </w:tabs>
        <w:ind w:left="374" w:hanging="220"/>
        <w:rPr/>
      </w:pPr>
      <w:r>
        <w:rPr/>
        <w:t>PROC technogy of cow manure for nutrient</w:t>
      </w:r>
      <w:r>
        <w:rPr>
          <w:spacing w:val="-11"/>
        </w:rPr>
        <w:t xml:space="preserve"> </w:t>
      </w:r>
      <w:r>
        <w:rPr/>
        <w:t>recovery</w:t>
      </w:r>
    </w:p>
    <w:p>
      <w:pPr>
        <w:pStyle w:val="ListParagraph"/>
        <w:numPr>
          <w:ilvl w:val="0"/>
          <w:numId w:val="2"/>
        </w:numPr>
        <w:tabs>
          <w:tab w:val="clear" w:pos="720"/>
          <w:tab w:val="left" w:pos="375" w:leader="none"/>
        </w:tabs>
        <w:ind w:left="374" w:hanging="220"/>
        <w:rPr/>
      </w:pPr>
      <w:r>
        <w:rPr/>
        <w:t xml:space="preserve">Granulation technology of solid </w:t>
      </w:r>
      <w:r>
        <w:rPr>
          <w:spacing w:val="-6"/>
        </w:rPr>
        <w:t xml:space="preserve">cow, </w:t>
      </w:r>
      <w:r>
        <w:rPr/>
        <w:t>beef, and heifer</w:t>
      </w:r>
      <w:r>
        <w:rPr>
          <w:spacing w:val="-7"/>
        </w:rPr>
        <w:t xml:space="preserve"> </w:t>
      </w:r>
      <w:r>
        <w:rPr/>
        <w:t>manure</w:t>
      </w:r>
    </w:p>
    <w:p>
      <w:pPr>
        <w:pStyle w:val="ListParagraph"/>
        <w:numPr>
          <w:ilvl w:val="0"/>
          <w:numId w:val="2"/>
        </w:numPr>
        <w:tabs>
          <w:tab w:val="clear" w:pos="720"/>
          <w:tab w:val="left" w:pos="375" w:leader="none"/>
        </w:tabs>
        <w:ind w:left="374" w:hanging="220"/>
        <w:rPr/>
      </w:pPr>
      <w:r>
        <w:rPr/>
        <w:t>Phosphorus release (pseudo technology) of land applicable waste</w:t>
      </w:r>
      <w:r>
        <w:rPr>
          <w:spacing w:val="-18"/>
        </w:rPr>
        <w:t xml:space="preserve"> </w:t>
      </w:r>
      <w:r>
        <w:rPr/>
        <w:t>streams</w:t>
      </w:r>
    </w:p>
    <w:p>
      <w:pPr>
        <w:sectPr>
          <w:headerReference w:type="default" r:id="rId159"/>
          <w:footerReference w:type="default" r:id="rId160"/>
          <w:type w:val="nextPage"/>
          <w:pgSz w:w="12240" w:h="15840"/>
          <w:pgMar w:left="1140" w:right="960" w:header="638" w:top="820" w:footer="672" w:bottom="860" w:gutter="0"/>
          <w:pgNumType w:fmt="decimal"/>
          <w:formProt w:val="false"/>
          <w:textDirection w:val="lrTb"/>
          <w:docGrid w:type="default" w:linePitch="100" w:charSpace="4096"/>
        </w:sectPr>
        <w:pStyle w:val="TextBody"/>
        <w:spacing w:lineRule="auto" w:line="280" w:before="291" w:after="0"/>
        <w:ind w:left="156" w:right="323" w:firstLine="338"/>
        <w:rPr/>
      </w:pPr>
      <w:r>
        <w:rPr/>
        <w:t>All related materials and products are in the database system as well. As as continue to develop ADAM, more items will be added into the database.</w:t>
      </w:r>
    </w:p>
    <w:p>
      <w:pPr>
        <w:pStyle w:val="TextBody"/>
        <w:spacing w:before="4" w:after="0"/>
        <w:rPr>
          <w:sz w:val="25"/>
        </w:rPr>
      </w:pPr>
      <w:r>
        <w:rPr>
          <w:sz w:val="25"/>
        </w:rPr>
      </w:r>
    </w:p>
    <w:p>
      <w:pPr>
        <w:pStyle w:val="Heading1"/>
        <w:spacing w:before="128" w:after="0"/>
        <w:ind w:left="155" w:hanging="0"/>
        <w:rPr/>
      </w:pPr>
      <w:r>
        <w:rPr/>
        <w:t>A</w:t>
      </w:r>
      <w:r>
        <w:rPr>
          <w:rFonts w:ascii="Candara" w:hAnsi="Candara"/>
          <w:i/>
        </w:rPr>
        <w:t>c</w:t>
      </w:r>
      <w:r>
        <w:rPr/>
        <w:t>knowledgment</w:t>
      </w:r>
    </w:p>
    <w:p>
      <w:pPr>
        <w:pStyle w:val="TextBody"/>
        <w:spacing w:lineRule="auto" w:line="280" w:before="265" w:after="0"/>
        <w:ind w:left="155" w:right="334" w:hanging="0"/>
        <w:jc w:val="both"/>
        <w:rPr/>
      </w:pPr>
      <w:r>
        <w:rPr/>
        <w:t>We acknowledge support from the U.S. Department of Agriculture (grant 2017-67003-26055), from the National Science Foundation (grant CBET-1604374), and from the U.S. EPA (contract number EP-18-C-000016).</w:t>
      </w:r>
    </w:p>
    <w:p>
      <w:pPr>
        <w:pStyle w:val="TextBody"/>
        <w:spacing w:lineRule="auto" w:line="280"/>
        <w:ind w:left="155" w:right="284" w:firstLine="338"/>
        <w:jc w:val="both"/>
        <w:rPr/>
      </w:pPr>
      <w:r>
        <w:rPr>
          <w:b/>
        </w:rPr>
        <w:t>Disclaimer</w:t>
      </w:r>
      <w:r>
        <w:rPr/>
        <w:t xml:space="preserve">: The views expressed in this </w:t>
      </w:r>
      <w:r>
        <w:rPr>
          <w:rFonts w:ascii="Calibri" w:hAnsi="Calibri"/>
        </w:rPr>
        <w:t xml:space="preserve">document </w:t>
      </w:r>
      <w:r>
        <w:rPr/>
        <w:t>are those of the authors and do not necessarily reflect the views or policies of the U.S. Environmental Protection Agency. Mention of trade names, products, or services does not convey, and should not be interpreted as conveying, official U.S. EPA approval, endorsement, or recommendation.</w:t>
      </w:r>
    </w:p>
    <w:p>
      <w:pPr>
        <w:pStyle w:val="TextBody"/>
        <w:rPr>
          <w:sz w:val="33"/>
        </w:rPr>
      </w:pPr>
      <w:r>
        <w:rPr>
          <w:sz w:val="33"/>
        </w:rPr>
      </w:r>
    </w:p>
    <w:p>
      <w:pPr>
        <w:pStyle w:val="Normal"/>
        <w:ind w:left="155" w:hanging="0"/>
        <w:rPr>
          <w:b/>
          <w:b/>
          <w:sz w:val="28"/>
        </w:rPr>
      </w:pPr>
      <w:r>
        <w:rPr>
          <w:b/>
          <w:sz w:val="28"/>
        </w:rPr>
        <w:t>References</w:t>
      </w:r>
    </w:p>
    <w:p>
      <w:pPr>
        <w:pStyle w:val="ListParagraph"/>
        <w:numPr>
          <w:ilvl w:val="0"/>
          <w:numId w:val="1"/>
        </w:numPr>
        <w:tabs>
          <w:tab w:val="clear" w:pos="720"/>
          <w:tab w:val="left" w:pos="520" w:leader="none"/>
        </w:tabs>
        <w:spacing w:lineRule="auto" w:line="280" w:before="284" w:after="0"/>
        <w:ind w:left="519" w:right="334" w:hanging="364"/>
        <w:jc w:val="both"/>
        <w:rPr/>
      </w:pPr>
      <w:bookmarkStart w:id="111" w:name="_bookmark74"/>
      <w:bookmarkEnd w:id="111"/>
      <w:r>
        <w:rPr/>
        <w:t>D.</w:t>
      </w:r>
      <w:r>
        <w:rPr>
          <w:spacing w:val="-6"/>
        </w:rPr>
        <w:t xml:space="preserve"> </w:t>
      </w:r>
      <w:r>
        <w:rPr/>
        <w:t>C.</w:t>
      </w:r>
      <w:r>
        <w:rPr>
          <w:spacing w:val="-6"/>
        </w:rPr>
        <w:t xml:space="preserve"> </w:t>
      </w:r>
      <w:r>
        <w:rPr/>
        <w:t>López-Díaz,</w:t>
      </w:r>
      <w:r>
        <w:rPr>
          <w:spacing w:val="-5"/>
        </w:rPr>
        <w:t xml:space="preserve"> </w:t>
      </w:r>
      <w:r>
        <w:rPr>
          <w:spacing w:val="-13"/>
        </w:rPr>
        <w:t>Y.</w:t>
      </w:r>
      <w:r>
        <w:rPr>
          <w:spacing w:val="-6"/>
        </w:rPr>
        <w:t xml:space="preserve"> </w:t>
      </w:r>
      <w:r>
        <w:rPr/>
        <w:t>Hu,</w:t>
      </w:r>
      <w:r>
        <w:rPr>
          <w:spacing w:val="-5"/>
        </w:rPr>
        <w:t xml:space="preserve"> </w:t>
      </w:r>
      <w:r>
        <w:rPr>
          <w:spacing w:val="-11"/>
        </w:rPr>
        <w:t>W.</w:t>
      </w:r>
      <w:r>
        <w:rPr>
          <w:spacing w:val="-6"/>
        </w:rPr>
        <w:t xml:space="preserve"> </w:t>
      </w:r>
      <w:r>
        <w:rPr/>
        <w:t>Chan,</w:t>
      </w:r>
      <w:r>
        <w:rPr>
          <w:spacing w:val="-5"/>
        </w:rPr>
        <w:t xml:space="preserve"> </w:t>
      </w:r>
      <w:r>
        <w:rPr/>
        <w:t>J.</w:t>
      </w:r>
      <w:r>
        <w:rPr>
          <w:spacing w:val="-6"/>
        </w:rPr>
        <w:t xml:space="preserve"> </w:t>
      </w:r>
      <w:r>
        <w:rPr/>
        <w:t>M.</w:t>
      </w:r>
      <w:r>
        <w:rPr>
          <w:spacing w:val="-5"/>
        </w:rPr>
        <w:t xml:space="preserve"> </w:t>
      </w:r>
      <w:r>
        <w:rPr/>
        <w:t>Ponce-Ortega,</w:t>
      </w:r>
      <w:r>
        <w:rPr>
          <w:spacing w:val="-6"/>
        </w:rPr>
        <w:t xml:space="preserve"> </w:t>
      </w:r>
      <w:r>
        <w:rPr/>
        <w:t>and</w:t>
      </w:r>
      <w:r>
        <w:rPr>
          <w:spacing w:val="-6"/>
        </w:rPr>
        <w:t xml:space="preserve"> </w:t>
      </w:r>
      <w:r>
        <w:rPr>
          <w:spacing w:val="-15"/>
        </w:rPr>
        <w:t>V.</w:t>
      </w:r>
      <w:r>
        <w:rPr>
          <w:spacing w:val="-5"/>
        </w:rPr>
        <w:t xml:space="preserve"> </w:t>
      </w:r>
      <w:r>
        <w:rPr/>
        <w:t>M.</w:t>
      </w:r>
      <w:r>
        <w:rPr>
          <w:spacing w:val="-6"/>
        </w:rPr>
        <w:t xml:space="preserve"> </w:t>
      </w:r>
      <w:r>
        <w:rPr/>
        <w:t>Zavala,</w:t>
      </w:r>
      <w:r>
        <w:rPr>
          <w:spacing w:val="-5"/>
        </w:rPr>
        <w:t xml:space="preserve"> </w:t>
      </w:r>
      <w:r>
        <w:rPr/>
        <w:t>“Systems-level</w:t>
      </w:r>
      <w:r>
        <w:rPr>
          <w:spacing w:val="-6"/>
        </w:rPr>
        <w:t xml:space="preserve"> </w:t>
      </w:r>
      <w:r>
        <w:rPr/>
        <w:t xml:space="preserve">analysis of phosphorus flows in the dairy supply chain,” </w:t>
      </w:r>
      <w:r>
        <w:rPr>
          <w:i/>
        </w:rPr>
        <w:t>ACS Sustainable Chemistry &amp; Engineering</w:t>
      </w:r>
      <w:r>
        <w:rPr/>
        <w:t>, vol.</w:t>
      </w:r>
      <w:r>
        <w:rPr>
          <w:spacing w:val="-17"/>
        </w:rPr>
        <w:t xml:space="preserve"> </w:t>
      </w:r>
      <w:r>
        <w:rPr/>
        <w:t>7, no. 20, pp. 17074–17087,</w:t>
      </w:r>
      <w:r>
        <w:rPr>
          <w:spacing w:val="-5"/>
        </w:rPr>
        <w:t xml:space="preserve"> </w:t>
      </w:r>
      <w:r>
        <w:rPr/>
        <w:t>2019.</w:t>
      </w:r>
    </w:p>
    <w:p>
      <w:pPr>
        <w:pStyle w:val="ListParagraph"/>
        <w:numPr>
          <w:ilvl w:val="0"/>
          <w:numId w:val="1"/>
        </w:numPr>
        <w:tabs>
          <w:tab w:val="clear" w:pos="720"/>
          <w:tab w:val="left" w:pos="520" w:leader="none"/>
        </w:tabs>
        <w:spacing w:lineRule="auto" w:line="280" w:before="179" w:after="0"/>
        <w:ind w:left="519" w:right="334" w:hanging="364"/>
        <w:jc w:val="both"/>
        <w:rPr/>
      </w:pPr>
      <w:bookmarkStart w:id="112" w:name="_bookmark75"/>
      <w:bookmarkEnd w:id="112"/>
      <w:r>
        <w:rPr/>
        <w:t xml:space="preserve">A. M. Sampat, E. Martin, M. Martin, and </w:t>
      </w:r>
      <w:r>
        <w:rPr>
          <w:spacing w:val="-15"/>
        </w:rPr>
        <w:t xml:space="preserve">V. </w:t>
      </w:r>
      <w:r>
        <w:rPr/>
        <w:t>M. Zavala, “Optimization formulations for multi- product</w:t>
      </w:r>
      <w:r>
        <w:rPr>
          <w:spacing w:val="-7"/>
        </w:rPr>
        <w:t xml:space="preserve"> </w:t>
      </w:r>
      <w:r>
        <w:rPr/>
        <w:t>supply</w:t>
      </w:r>
      <w:r>
        <w:rPr>
          <w:spacing w:val="-6"/>
        </w:rPr>
        <w:t xml:space="preserve"> </w:t>
      </w:r>
      <w:r>
        <w:rPr/>
        <w:t>chain</w:t>
      </w:r>
      <w:r>
        <w:rPr>
          <w:spacing w:val="-6"/>
        </w:rPr>
        <w:t xml:space="preserve"> </w:t>
      </w:r>
      <w:r>
        <w:rPr/>
        <w:t>networks,”</w:t>
      </w:r>
      <w:r>
        <w:rPr>
          <w:spacing w:val="-6"/>
        </w:rPr>
        <w:t xml:space="preserve"> </w:t>
      </w:r>
      <w:r>
        <w:rPr>
          <w:i/>
        </w:rPr>
        <w:t>Computers</w:t>
      </w:r>
      <w:r>
        <w:rPr>
          <w:i/>
          <w:spacing w:val="-6"/>
        </w:rPr>
        <w:t xml:space="preserve"> </w:t>
      </w:r>
      <w:r>
        <w:rPr>
          <w:i/>
        </w:rPr>
        <w:t>&amp;</w:t>
      </w:r>
      <w:r>
        <w:rPr>
          <w:i/>
          <w:spacing w:val="-6"/>
        </w:rPr>
        <w:t xml:space="preserve"> </w:t>
      </w:r>
      <w:r>
        <w:rPr>
          <w:i/>
        </w:rPr>
        <w:t>Chemical</w:t>
      </w:r>
      <w:r>
        <w:rPr>
          <w:i/>
          <w:spacing w:val="-6"/>
        </w:rPr>
        <w:t xml:space="preserve"> </w:t>
      </w:r>
      <w:r>
        <w:rPr>
          <w:i/>
        </w:rPr>
        <w:t>Engineering</w:t>
      </w:r>
      <w:r>
        <w:rPr/>
        <w:t>,</w:t>
      </w:r>
      <w:r>
        <w:rPr>
          <w:spacing w:val="-6"/>
        </w:rPr>
        <w:t xml:space="preserve"> </w:t>
      </w:r>
      <w:r>
        <w:rPr/>
        <w:t>vol.</w:t>
      </w:r>
      <w:r>
        <w:rPr>
          <w:spacing w:val="-7"/>
        </w:rPr>
        <w:t xml:space="preserve"> </w:t>
      </w:r>
      <w:r>
        <w:rPr/>
        <w:t>104,</w:t>
      </w:r>
      <w:r>
        <w:rPr>
          <w:spacing w:val="-6"/>
        </w:rPr>
        <w:t xml:space="preserve"> </w:t>
      </w:r>
      <w:r>
        <w:rPr/>
        <w:t>pp.</w:t>
      </w:r>
      <w:r>
        <w:rPr>
          <w:spacing w:val="-6"/>
        </w:rPr>
        <w:t xml:space="preserve"> </w:t>
      </w:r>
      <w:r>
        <w:rPr/>
        <w:t>296–310,</w:t>
      </w:r>
      <w:r>
        <w:rPr>
          <w:spacing w:val="-6"/>
        </w:rPr>
        <w:t xml:space="preserve"> </w:t>
      </w:r>
      <w:r>
        <w:rPr/>
        <w:t>2017.</w:t>
      </w:r>
    </w:p>
    <w:p>
      <w:pPr>
        <w:pStyle w:val="ListParagraph"/>
        <w:numPr>
          <w:ilvl w:val="0"/>
          <w:numId w:val="1"/>
        </w:numPr>
        <w:tabs>
          <w:tab w:val="clear" w:pos="720"/>
          <w:tab w:val="left" w:pos="520" w:leader="none"/>
        </w:tabs>
        <w:spacing w:lineRule="auto" w:line="280" w:before="179" w:after="0"/>
        <w:ind w:left="519" w:right="334" w:hanging="364"/>
        <w:jc w:val="both"/>
        <w:rPr/>
      </w:pPr>
      <w:bookmarkStart w:id="113" w:name="_bookmark76"/>
      <w:bookmarkEnd w:id="113"/>
      <w:r>
        <w:rPr/>
        <w:t xml:space="preserve">A. M. Sampat, G. J. Ruiz-Mercado, and </w:t>
      </w:r>
      <w:r>
        <w:rPr>
          <w:spacing w:val="-15"/>
        </w:rPr>
        <w:t xml:space="preserve">V. </w:t>
      </w:r>
      <w:r>
        <w:rPr/>
        <w:t>M. Zavala, “Economic and environmental analysis</w:t>
      </w:r>
      <w:r>
        <w:rPr>
          <w:spacing w:val="-25"/>
        </w:rPr>
        <w:t xml:space="preserve"> </w:t>
      </w:r>
      <w:r>
        <w:rPr/>
        <w:t>for advancing</w:t>
      </w:r>
      <w:r>
        <w:rPr>
          <w:spacing w:val="-7"/>
        </w:rPr>
        <w:t xml:space="preserve"> </w:t>
      </w:r>
      <w:r>
        <w:rPr/>
        <w:t>sustainable</w:t>
      </w:r>
      <w:r>
        <w:rPr>
          <w:spacing w:val="-6"/>
        </w:rPr>
        <w:t xml:space="preserve"> </w:t>
      </w:r>
      <w:r>
        <w:rPr/>
        <w:t>management</w:t>
      </w:r>
      <w:r>
        <w:rPr>
          <w:spacing w:val="-6"/>
        </w:rPr>
        <w:t xml:space="preserve"> </w:t>
      </w:r>
      <w:r>
        <w:rPr/>
        <w:t>of</w:t>
      </w:r>
      <w:r>
        <w:rPr>
          <w:spacing w:val="-6"/>
        </w:rPr>
        <w:t xml:space="preserve"> </w:t>
      </w:r>
      <w:r>
        <w:rPr/>
        <w:t>livestock</w:t>
      </w:r>
      <w:r>
        <w:rPr>
          <w:spacing w:val="-6"/>
        </w:rPr>
        <w:t xml:space="preserve"> </w:t>
      </w:r>
      <w:r>
        <w:rPr/>
        <w:t>waste:</w:t>
      </w:r>
      <w:r>
        <w:rPr>
          <w:spacing w:val="6"/>
        </w:rPr>
        <w:t xml:space="preserve"> </w:t>
      </w:r>
      <w:r>
        <w:rPr/>
        <w:t>A</w:t>
      </w:r>
      <w:r>
        <w:rPr>
          <w:spacing w:val="-6"/>
        </w:rPr>
        <w:t xml:space="preserve"> </w:t>
      </w:r>
      <w:r>
        <w:rPr/>
        <w:t>wisconsin</w:t>
      </w:r>
      <w:r>
        <w:rPr>
          <w:spacing w:val="-7"/>
        </w:rPr>
        <w:t xml:space="preserve"> </w:t>
      </w:r>
      <w:r>
        <w:rPr/>
        <w:t>case</w:t>
      </w:r>
      <w:r>
        <w:rPr>
          <w:spacing w:val="-6"/>
        </w:rPr>
        <w:t xml:space="preserve"> </w:t>
      </w:r>
      <w:r>
        <w:rPr>
          <w:spacing w:val="-4"/>
        </w:rPr>
        <w:t>study,”</w:t>
      </w:r>
      <w:r>
        <w:rPr>
          <w:spacing w:val="-6"/>
        </w:rPr>
        <w:t xml:space="preserve"> </w:t>
      </w:r>
      <w:r>
        <w:rPr>
          <w:i/>
        </w:rPr>
        <w:t>ACS</w:t>
      </w:r>
      <w:r>
        <w:rPr>
          <w:i/>
          <w:spacing w:val="-6"/>
        </w:rPr>
        <w:t xml:space="preserve"> </w:t>
      </w:r>
      <w:r>
        <w:rPr>
          <w:i/>
        </w:rPr>
        <w:t>sustainable chemistry &amp; engineering</w:t>
      </w:r>
      <w:r>
        <w:rPr/>
        <w:t>, vol. 6, no. 5, pp. 6018–6031,</w:t>
      </w:r>
      <w:r>
        <w:rPr>
          <w:spacing w:val="-14"/>
        </w:rPr>
        <w:t xml:space="preserve"> </w:t>
      </w:r>
      <w:r>
        <w:rPr/>
        <w:t>2018.</w:t>
      </w:r>
    </w:p>
    <w:p>
      <w:pPr>
        <w:pStyle w:val="ListParagraph"/>
        <w:numPr>
          <w:ilvl w:val="0"/>
          <w:numId w:val="1"/>
        </w:numPr>
        <w:tabs>
          <w:tab w:val="clear" w:pos="720"/>
          <w:tab w:val="left" w:pos="520" w:leader="none"/>
        </w:tabs>
        <w:spacing w:lineRule="auto" w:line="280" w:before="179" w:after="0"/>
        <w:ind w:left="519" w:right="334" w:hanging="364"/>
        <w:jc w:val="both"/>
        <w:rPr/>
      </w:pPr>
      <w:bookmarkStart w:id="114" w:name="_bookmark77"/>
      <w:bookmarkEnd w:id="114"/>
      <w:r>
        <w:rPr>
          <w:spacing w:val="-13"/>
        </w:rPr>
        <w:t xml:space="preserve">Y. </w:t>
      </w:r>
      <w:r>
        <w:rPr/>
        <w:t xml:space="preserve">Hu, M. Scarborough, H. Aguirre-Villegas, R. A. Larson, D. R. Noguera, and </w:t>
      </w:r>
      <w:r>
        <w:rPr>
          <w:spacing w:val="-15"/>
        </w:rPr>
        <w:t xml:space="preserve">V. </w:t>
      </w:r>
      <w:r>
        <w:rPr/>
        <w:t xml:space="preserve">M. Zavala, “A supply chain framework for the analysis of the recovery of biogas and fatty acids from </w:t>
      </w:r>
      <w:r>
        <w:rPr>
          <w:spacing w:val="-3"/>
        </w:rPr>
        <w:t xml:space="preserve">organic </w:t>
      </w:r>
      <w:r>
        <w:rPr/>
        <w:t xml:space="preserve">waste,” </w:t>
      </w:r>
      <w:r>
        <w:rPr>
          <w:i/>
        </w:rPr>
        <w:t>ACS Sustainable Chemistry &amp; Engineering</w:t>
      </w:r>
      <w:r>
        <w:rPr/>
        <w:t>, vol. 6, no. 5, pp. 6211–6222,</w:t>
      </w:r>
      <w:r>
        <w:rPr>
          <w:spacing w:val="-32"/>
        </w:rPr>
        <w:t xml:space="preserve"> </w:t>
      </w:r>
      <w:r>
        <w:rPr/>
        <w:t>2018.</w:t>
      </w:r>
    </w:p>
    <w:p>
      <w:pPr>
        <w:pStyle w:val="ListParagraph"/>
        <w:numPr>
          <w:ilvl w:val="0"/>
          <w:numId w:val="1"/>
        </w:numPr>
        <w:tabs>
          <w:tab w:val="clear" w:pos="720"/>
          <w:tab w:val="left" w:pos="520" w:leader="none"/>
        </w:tabs>
        <w:spacing w:lineRule="auto" w:line="280" w:before="179" w:after="0"/>
        <w:ind w:left="519" w:right="333" w:hanging="364"/>
        <w:jc w:val="both"/>
        <w:rPr/>
      </w:pPr>
      <w:bookmarkStart w:id="115" w:name="_bookmark78"/>
      <w:bookmarkEnd w:id="115"/>
      <w:r>
        <w:rPr/>
        <w:t>A.</w:t>
      </w:r>
      <w:r>
        <w:rPr>
          <w:spacing w:val="-16"/>
        </w:rPr>
        <w:t xml:space="preserve"> </w:t>
      </w:r>
      <w:r>
        <w:rPr/>
        <w:t>M.</w:t>
      </w:r>
      <w:r>
        <w:rPr>
          <w:spacing w:val="-15"/>
        </w:rPr>
        <w:t xml:space="preserve"> </w:t>
      </w:r>
      <w:r>
        <w:rPr/>
        <w:t>Sampat,</w:t>
      </w:r>
      <w:r>
        <w:rPr>
          <w:spacing w:val="-14"/>
        </w:rPr>
        <w:t xml:space="preserve"> </w:t>
      </w:r>
      <w:r>
        <w:rPr/>
        <w:t>E.</w:t>
      </w:r>
      <w:r>
        <w:rPr>
          <w:spacing w:val="-15"/>
        </w:rPr>
        <w:t xml:space="preserve"> </w:t>
      </w:r>
      <w:r>
        <w:rPr/>
        <w:t>Martín-Hernández,</w:t>
      </w:r>
      <w:r>
        <w:rPr>
          <w:spacing w:val="-14"/>
        </w:rPr>
        <w:t xml:space="preserve"> </w:t>
      </w:r>
      <w:r>
        <w:rPr/>
        <w:t>M.</w:t>
      </w:r>
      <w:r>
        <w:rPr>
          <w:spacing w:val="-15"/>
        </w:rPr>
        <w:t xml:space="preserve"> </w:t>
      </w:r>
      <w:r>
        <w:rPr/>
        <w:t>Martín,</w:t>
      </w:r>
      <w:r>
        <w:rPr>
          <w:spacing w:val="-14"/>
        </w:rPr>
        <w:t xml:space="preserve"> </w:t>
      </w:r>
      <w:r>
        <w:rPr/>
        <w:t>and</w:t>
      </w:r>
      <w:r>
        <w:rPr>
          <w:spacing w:val="-15"/>
        </w:rPr>
        <w:t xml:space="preserve"> V.</w:t>
      </w:r>
      <w:r>
        <w:rPr>
          <w:spacing w:val="-16"/>
        </w:rPr>
        <w:t xml:space="preserve"> </w:t>
      </w:r>
      <w:r>
        <w:rPr/>
        <w:t>M.</w:t>
      </w:r>
      <w:r>
        <w:rPr>
          <w:spacing w:val="-15"/>
        </w:rPr>
        <w:t xml:space="preserve"> </w:t>
      </w:r>
      <w:r>
        <w:rPr/>
        <w:t>Zavala,</w:t>
      </w:r>
      <w:r>
        <w:rPr>
          <w:spacing w:val="-14"/>
        </w:rPr>
        <w:t xml:space="preserve"> </w:t>
      </w:r>
      <w:r>
        <w:rPr/>
        <w:t>“Technologies</w:t>
      </w:r>
      <w:r>
        <w:rPr>
          <w:spacing w:val="-15"/>
        </w:rPr>
        <w:t xml:space="preserve"> </w:t>
      </w:r>
      <w:r>
        <w:rPr/>
        <w:t>and</w:t>
      </w:r>
      <w:r>
        <w:rPr>
          <w:spacing w:val="-15"/>
        </w:rPr>
        <w:t xml:space="preserve"> </w:t>
      </w:r>
      <w:r>
        <w:rPr/>
        <w:t>logistics</w:t>
      </w:r>
      <w:r>
        <w:rPr>
          <w:spacing w:val="-16"/>
        </w:rPr>
        <w:t xml:space="preserve"> </w:t>
      </w:r>
      <w:r>
        <w:rPr/>
        <w:t xml:space="preserve">for phosphorus recovery from livestock waste,” </w:t>
      </w:r>
      <w:r>
        <w:rPr>
          <w:i/>
        </w:rPr>
        <w:t xml:space="preserve">Clean </w:t>
      </w:r>
      <w:r>
        <w:rPr>
          <w:i/>
          <w:spacing w:val="-3"/>
        </w:rPr>
        <w:t xml:space="preserve">Technologies </w:t>
      </w:r>
      <w:r>
        <w:rPr>
          <w:i/>
        </w:rPr>
        <w:t>and Environmental Policy</w:t>
      </w:r>
      <w:r>
        <w:rPr/>
        <w:t xml:space="preserve">, vol. </w:t>
      </w:r>
      <w:r>
        <w:rPr>
          <w:spacing w:val="-4"/>
        </w:rPr>
        <w:t xml:space="preserve">20, </w:t>
      </w:r>
      <w:r>
        <w:rPr/>
        <w:t>no. 7, pp. 1563–1579,</w:t>
      </w:r>
      <w:r>
        <w:rPr>
          <w:spacing w:val="-5"/>
        </w:rPr>
        <w:t xml:space="preserve"> </w:t>
      </w:r>
      <w:r>
        <w:rPr/>
        <w:t>2018.</w:t>
      </w:r>
    </w:p>
    <w:p>
      <w:pPr>
        <w:pStyle w:val="ListParagraph"/>
        <w:numPr>
          <w:ilvl w:val="0"/>
          <w:numId w:val="1"/>
        </w:numPr>
        <w:tabs>
          <w:tab w:val="clear" w:pos="720"/>
          <w:tab w:val="left" w:pos="520" w:leader="none"/>
        </w:tabs>
        <w:spacing w:lineRule="auto" w:line="280" w:before="178" w:after="0"/>
        <w:ind w:left="519" w:right="334" w:hanging="364"/>
        <w:jc w:val="both"/>
        <w:rPr/>
      </w:pPr>
      <w:bookmarkStart w:id="116" w:name="_bookmark79"/>
      <w:bookmarkEnd w:id="116"/>
      <w:r>
        <w:rPr/>
        <w:t xml:space="preserve">E. Martín-Hernández, A. M. Sampat, </w:t>
      </w:r>
      <w:r>
        <w:rPr>
          <w:spacing w:val="-15"/>
        </w:rPr>
        <w:t xml:space="preserve">V. </w:t>
      </w:r>
      <w:r>
        <w:rPr/>
        <w:t>M. Zavala, and M. Martín, “Optimal integrated facility for</w:t>
      </w:r>
      <w:r>
        <w:rPr>
          <w:spacing w:val="-5"/>
        </w:rPr>
        <w:t xml:space="preserve"> </w:t>
      </w:r>
      <w:r>
        <w:rPr/>
        <w:t>waste</w:t>
      </w:r>
      <w:r>
        <w:rPr>
          <w:spacing w:val="-4"/>
        </w:rPr>
        <w:t xml:space="preserve"> </w:t>
      </w:r>
      <w:r>
        <w:rPr/>
        <w:t>processing,”</w:t>
      </w:r>
      <w:r>
        <w:rPr>
          <w:spacing w:val="-5"/>
        </w:rPr>
        <w:t xml:space="preserve"> </w:t>
      </w:r>
      <w:r>
        <w:rPr>
          <w:i/>
        </w:rPr>
        <w:t>Chemical</w:t>
      </w:r>
      <w:r>
        <w:rPr>
          <w:i/>
          <w:spacing w:val="-4"/>
        </w:rPr>
        <w:t xml:space="preserve"> </w:t>
      </w:r>
      <w:r>
        <w:rPr>
          <w:i/>
        </w:rPr>
        <w:t>Engineering</w:t>
      </w:r>
      <w:r>
        <w:rPr>
          <w:i/>
          <w:spacing w:val="-5"/>
        </w:rPr>
        <w:t xml:space="preserve"> </w:t>
      </w:r>
      <w:r>
        <w:rPr>
          <w:i/>
        </w:rPr>
        <w:t>Research</w:t>
      </w:r>
      <w:r>
        <w:rPr>
          <w:i/>
          <w:spacing w:val="-4"/>
        </w:rPr>
        <w:t xml:space="preserve"> </w:t>
      </w:r>
      <w:r>
        <w:rPr>
          <w:i/>
        </w:rPr>
        <w:t>and</w:t>
      </w:r>
      <w:r>
        <w:rPr>
          <w:i/>
          <w:spacing w:val="-5"/>
        </w:rPr>
        <w:t xml:space="preserve"> </w:t>
      </w:r>
      <w:r>
        <w:rPr>
          <w:i/>
        </w:rPr>
        <w:t>Design</w:t>
      </w:r>
      <w:r>
        <w:rPr/>
        <w:t>,</w:t>
      </w:r>
      <w:r>
        <w:rPr>
          <w:spacing w:val="-4"/>
        </w:rPr>
        <w:t xml:space="preserve"> </w:t>
      </w:r>
      <w:r>
        <w:rPr/>
        <w:t>vol.</w:t>
      </w:r>
      <w:r>
        <w:rPr>
          <w:spacing w:val="-4"/>
        </w:rPr>
        <w:t xml:space="preserve"> </w:t>
      </w:r>
      <w:r>
        <w:rPr/>
        <w:t>131,</w:t>
      </w:r>
      <w:r>
        <w:rPr>
          <w:spacing w:val="-5"/>
        </w:rPr>
        <w:t xml:space="preserve"> </w:t>
      </w:r>
      <w:r>
        <w:rPr/>
        <w:t>pp.</w:t>
      </w:r>
      <w:r>
        <w:rPr>
          <w:spacing w:val="-4"/>
        </w:rPr>
        <w:t xml:space="preserve"> </w:t>
      </w:r>
      <w:r>
        <w:rPr/>
        <w:t>160–182,</w:t>
      </w:r>
      <w:r>
        <w:rPr>
          <w:spacing w:val="-5"/>
        </w:rPr>
        <w:t xml:space="preserve"> </w:t>
      </w:r>
      <w:r>
        <w:rPr/>
        <w:t>2018.</w:t>
      </w:r>
    </w:p>
    <w:p>
      <w:pPr>
        <w:pStyle w:val="ListParagraph"/>
        <w:numPr>
          <w:ilvl w:val="0"/>
          <w:numId w:val="1"/>
        </w:numPr>
        <w:tabs>
          <w:tab w:val="clear" w:pos="720"/>
          <w:tab w:val="left" w:pos="520" w:leader="none"/>
        </w:tabs>
        <w:spacing w:lineRule="auto" w:line="280" w:before="180" w:after="0"/>
        <w:ind w:left="519" w:right="333" w:hanging="364"/>
        <w:jc w:val="both"/>
        <w:rPr/>
      </w:pPr>
      <w:bookmarkStart w:id="117" w:name="_bookmark80"/>
      <w:bookmarkEnd w:id="117"/>
      <w:r>
        <w:rPr/>
        <w:t xml:space="preserve">A. M. Sampat, </w:t>
      </w:r>
      <w:r>
        <w:rPr>
          <w:spacing w:val="-13"/>
        </w:rPr>
        <w:t xml:space="preserve">Y. </w:t>
      </w:r>
      <w:r>
        <w:rPr/>
        <w:t xml:space="preserve">Hu, M. Sharara, H. Aguirre-Villegas, G. Ruiz-Mercado, R. A. Larson, and </w:t>
      </w:r>
      <w:r>
        <w:rPr>
          <w:spacing w:val="-15"/>
        </w:rPr>
        <w:t>V.</w:t>
      </w:r>
      <w:r>
        <w:rPr>
          <w:spacing w:val="-39"/>
        </w:rPr>
        <w:t xml:space="preserve"> </w:t>
      </w:r>
      <w:r>
        <w:rPr/>
        <w:t>M. Zavala,</w:t>
      </w:r>
      <w:r>
        <w:rPr>
          <w:spacing w:val="-10"/>
        </w:rPr>
        <w:t xml:space="preserve"> </w:t>
      </w:r>
      <w:r>
        <w:rPr/>
        <w:t>“Coordinated</w:t>
      </w:r>
      <w:r>
        <w:rPr>
          <w:spacing w:val="-10"/>
        </w:rPr>
        <w:t xml:space="preserve"> </w:t>
      </w:r>
      <w:r>
        <w:rPr/>
        <w:t>management</w:t>
      </w:r>
      <w:r>
        <w:rPr>
          <w:spacing w:val="-10"/>
        </w:rPr>
        <w:t xml:space="preserve"> </w:t>
      </w:r>
      <w:r>
        <w:rPr/>
        <w:t>of</w:t>
      </w:r>
      <w:r>
        <w:rPr>
          <w:spacing w:val="-10"/>
        </w:rPr>
        <w:t xml:space="preserve"> </w:t>
      </w:r>
      <w:r>
        <w:rPr/>
        <w:t>organic</w:t>
      </w:r>
      <w:r>
        <w:rPr>
          <w:spacing w:val="-10"/>
        </w:rPr>
        <w:t xml:space="preserve"> </w:t>
      </w:r>
      <w:r>
        <w:rPr/>
        <w:t>waste</w:t>
      </w:r>
      <w:r>
        <w:rPr>
          <w:spacing w:val="-10"/>
        </w:rPr>
        <w:t xml:space="preserve"> </w:t>
      </w:r>
      <w:r>
        <w:rPr/>
        <w:t>and</w:t>
      </w:r>
      <w:r>
        <w:rPr>
          <w:spacing w:val="-10"/>
        </w:rPr>
        <w:t xml:space="preserve"> </w:t>
      </w:r>
      <w:r>
        <w:rPr/>
        <w:t>derived</w:t>
      </w:r>
      <w:r>
        <w:rPr>
          <w:spacing w:val="-10"/>
        </w:rPr>
        <w:t xml:space="preserve"> </w:t>
      </w:r>
      <w:r>
        <w:rPr/>
        <w:t>products,”</w:t>
      </w:r>
      <w:r>
        <w:rPr>
          <w:spacing w:val="-10"/>
        </w:rPr>
        <w:t xml:space="preserve"> </w:t>
      </w:r>
      <w:r>
        <w:rPr>
          <w:i/>
        </w:rPr>
        <w:t>Computers</w:t>
      </w:r>
      <w:r>
        <w:rPr>
          <w:i/>
          <w:spacing w:val="-10"/>
        </w:rPr>
        <w:t xml:space="preserve"> </w:t>
      </w:r>
      <w:r>
        <w:rPr>
          <w:i/>
        </w:rPr>
        <w:t>&amp;</w:t>
      </w:r>
      <w:r>
        <w:rPr>
          <w:i/>
          <w:spacing w:val="-9"/>
        </w:rPr>
        <w:t xml:space="preserve"> </w:t>
      </w:r>
      <w:r>
        <w:rPr>
          <w:i/>
        </w:rPr>
        <w:t>Chemi- cal Engineering</w:t>
      </w:r>
      <w:r>
        <w:rPr/>
        <w:t>, vol. 128, pp. 352–363,</w:t>
      </w:r>
      <w:r>
        <w:rPr>
          <w:spacing w:val="-8"/>
        </w:rPr>
        <w:t xml:space="preserve"> </w:t>
      </w:r>
      <w:r>
        <w:rPr/>
        <w:t>2019.</w:t>
      </w:r>
    </w:p>
    <w:p>
      <w:pPr>
        <w:pStyle w:val="ListParagraph"/>
        <w:numPr>
          <w:ilvl w:val="0"/>
          <w:numId w:val="1"/>
        </w:numPr>
        <w:tabs>
          <w:tab w:val="clear" w:pos="720"/>
          <w:tab w:val="left" w:pos="520" w:leader="none"/>
        </w:tabs>
        <w:spacing w:lineRule="auto" w:line="280" w:before="178" w:after="0"/>
        <w:ind w:left="519" w:right="334" w:hanging="364"/>
        <w:jc w:val="both"/>
        <w:rPr/>
      </w:pPr>
      <w:bookmarkStart w:id="118" w:name="_bookmark81"/>
      <w:bookmarkEnd w:id="118"/>
      <w:r>
        <w:rPr>
          <w:spacing w:val="-13"/>
        </w:rPr>
        <w:t xml:space="preserve">Y. </w:t>
      </w:r>
      <w:r>
        <w:rPr/>
        <w:t xml:space="preserve">Hu, A. M. Sampat, G. J. Ruiz-Mercado, and </w:t>
      </w:r>
      <w:r>
        <w:rPr>
          <w:spacing w:val="-15"/>
        </w:rPr>
        <w:t xml:space="preserve">V. </w:t>
      </w:r>
      <w:r>
        <w:rPr/>
        <w:t>M. Zavala, “Logistics network management of livestock</w:t>
      </w:r>
      <w:r>
        <w:rPr>
          <w:spacing w:val="-13"/>
        </w:rPr>
        <w:t xml:space="preserve"> </w:t>
      </w:r>
      <w:r>
        <w:rPr/>
        <w:t>waste</w:t>
      </w:r>
      <w:r>
        <w:rPr>
          <w:spacing w:val="-12"/>
        </w:rPr>
        <w:t xml:space="preserve"> </w:t>
      </w:r>
      <w:r>
        <w:rPr/>
        <w:t>for</w:t>
      </w:r>
      <w:r>
        <w:rPr>
          <w:spacing w:val="-12"/>
        </w:rPr>
        <w:t xml:space="preserve"> </w:t>
      </w:r>
      <w:r>
        <w:rPr/>
        <w:t>spatiotemporal</w:t>
      </w:r>
      <w:r>
        <w:rPr>
          <w:spacing w:val="-12"/>
        </w:rPr>
        <w:t xml:space="preserve"> </w:t>
      </w:r>
      <w:r>
        <w:rPr/>
        <w:t>control</w:t>
      </w:r>
      <w:r>
        <w:rPr>
          <w:spacing w:val="-13"/>
        </w:rPr>
        <w:t xml:space="preserve"> </w:t>
      </w:r>
      <w:r>
        <w:rPr/>
        <w:t>of</w:t>
      </w:r>
      <w:r>
        <w:rPr>
          <w:spacing w:val="-12"/>
        </w:rPr>
        <w:t xml:space="preserve"> </w:t>
      </w:r>
      <w:r>
        <w:rPr/>
        <w:t>nutrient</w:t>
      </w:r>
      <w:r>
        <w:rPr>
          <w:spacing w:val="-12"/>
        </w:rPr>
        <w:t xml:space="preserve"> </w:t>
      </w:r>
      <w:r>
        <w:rPr/>
        <w:t>pollution</w:t>
      </w:r>
      <w:r>
        <w:rPr>
          <w:spacing w:val="-12"/>
        </w:rPr>
        <w:t xml:space="preserve"> </w:t>
      </w:r>
      <w:r>
        <w:rPr/>
        <w:t>in</w:t>
      </w:r>
      <w:r>
        <w:rPr>
          <w:spacing w:val="-13"/>
        </w:rPr>
        <w:t xml:space="preserve"> </w:t>
      </w:r>
      <w:r>
        <w:rPr/>
        <w:t>water</w:t>
      </w:r>
      <w:r>
        <w:rPr>
          <w:spacing w:val="-12"/>
        </w:rPr>
        <w:t xml:space="preserve"> </w:t>
      </w:r>
      <w:r>
        <w:rPr/>
        <w:t>bodies,”</w:t>
      </w:r>
      <w:r>
        <w:rPr>
          <w:spacing w:val="-11"/>
        </w:rPr>
        <w:t xml:space="preserve"> </w:t>
      </w:r>
      <w:r>
        <w:rPr>
          <w:i/>
        </w:rPr>
        <w:t>ACS</w:t>
      </w:r>
      <w:r>
        <w:rPr>
          <w:i/>
          <w:spacing w:val="-13"/>
        </w:rPr>
        <w:t xml:space="preserve"> </w:t>
      </w:r>
      <w:r>
        <w:rPr>
          <w:i/>
        </w:rPr>
        <w:t>Sustainable Chemistry &amp; Engineering</w:t>
      </w:r>
      <w:r>
        <w:rPr/>
        <w:t>, vol. 7, no. 22, pp. 18359–18374,</w:t>
      </w:r>
      <w:r>
        <w:rPr>
          <w:spacing w:val="-15"/>
        </w:rPr>
        <w:t xml:space="preserve"> </w:t>
      </w:r>
      <w:r>
        <w:rPr/>
        <w:t>2019.</w:t>
      </w:r>
    </w:p>
    <w:sectPr>
      <w:headerReference w:type="default" r:id="rId161"/>
      <w:footerReference w:type="default" r:id="rId162"/>
      <w:type w:val="nextPage"/>
      <w:pgSz w:w="12240" w:h="15840"/>
      <w:pgMar w:left="1140" w:right="960" w:header="638" w:top="820" w:footer="672" w:bottom="860" w:gutter="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Young, Daniel" w:date="2020-09-15T10:57:00Z" w:initials="DLY">
    <w:p>
      <w:r>
        <w:rPr>
          <w:rFonts w:ascii="Liberation Serif" w:hAnsi="Liberation Serif" w:eastAsia="Segoe UI" w:cs="Tahoma"/>
          <w:sz w:val="24"/>
          <w:szCs w:val="24"/>
          <w:lang w:val="en-US" w:eastAsia="en-US" w:bidi="en-US"/>
        </w:rPr>
        <w:t>Yicheng/Gerardo, EPA does not approve funding for private repositories. MUST use the approved EPA for all source code paid for by Agency. Please make sure Yicheng pushes/pulls from EPA repository.</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Book Antiqua">
    <w:charset w:val="00"/>
    <w:family w:val="roman"/>
    <w:pitch w:val="variable"/>
  </w:font>
  <w:font w:name="Segoe UI">
    <w:charset w:val="00"/>
    <w:family w:val="roman"/>
    <w:pitch w:val="variable"/>
  </w:font>
  <w:font w:name="Liberation Sans">
    <w:altName w:val="Arial"/>
    <w:charset w:val="00"/>
    <w:family w:val="roman"/>
    <w:pitch w:val="variable"/>
  </w:font>
  <w:font w:name="Palatino Linotype">
    <w:charset w:val="00"/>
    <w:family w:val="roman"/>
    <w:pitch w:val="variable"/>
  </w:font>
  <w:font w:name="Century Schoolbook">
    <w:charset w:val="00"/>
    <w:family w:val="roman"/>
    <w:pitch w:val="variable"/>
  </w:font>
  <w:font w:name="Verdana">
    <w:charset w:val="00"/>
    <w:family w:val="roman"/>
    <w:pitch w:val="variable"/>
  </w:font>
  <w:font w:name="Courier New">
    <w:charset w:val="00"/>
    <w:family w:val="roman"/>
    <w:pitch w:val="variable"/>
  </w:font>
  <w:font w:name="Arial">
    <w:charset w:val="00"/>
    <w:family w:val="auto"/>
    <w:pitch w:val="default"/>
  </w:font>
  <w:font w:name="Calibri">
    <w:charset w:val="00"/>
    <w:family w:val="auto"/>
    <w:pitch w:val="default"/>
  </w:font>
  <w:font w:name="Arial">
    <w:charset w:val="00"/>
    <w:family w:val="roman"/>
    <w:pitch w:val="variable"/>
  </w:font>
  <w:font w:name="Arial Narrow">
    <w:charset w:val="00"/>
    <w:family w:val="roman"/>
    <w:pitch w:val="variable"/>
  </w:font>
  <w:font w:name="Candara">
    <w:charset w:val="00"/>
    <w:family w:val="roman"/>
    <w:pitch w:val="variable"/>
  </w:font>
  <w:font w:name="Arial Narrow">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0">
              <wp:simplePos x="0" y="0"/>
              <wp:positionH relativeFrom="page">
                <wp:posOffset>3813175</wp:posOffset>
              </wp:positionH>
              <wp:positionV relativeFrom="page">
                <wp:posOffset>9471660</wp:posOffset>
              </wp:positionV>
              <wp:extent cx="146685" cy="196215"/>
              <wp:effectExtent l="0" t="0" r="0" b="0"/>
              <wp:wrapNone/>
              <wp:docPr id="1" name="Image1"/>
              <a:graphic xmlns:a="http://schemas.openxmlformats.org/drawingml/2006/main">
                <a:graphicData uri="http://schemas.microsoft.com/office/word/2010/wordprocessingShape">
                  <wps:wsp>
                    <wps:cNvSpPr/>
                    <wps:spPr>
                      <a:xfrm>
                        <a:off x="0" y="0"/>
                        <a:ext cx="14616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w:t>
                          </w:r>
                          <w:r>
                            <w:rPr/>
                            <w:fldChar w:fldCharType="end"/>
                          </w:r>
                        </w:p>
                      </w:txbxContent>
                    </wps:txbx>
                    <wps:bodyPr lIns="0" rIns="0" tIns="0" bIns="0">
                      <a:noAutofit/>
                    </wps:bodyPr>
                  </wps:wsp>
                </a:graphicData>
              </a:graphic>
            </wp:anchor>
          </w:drawing>
        </mc:Choice>
        <mc:Fallback>
          <w:pict>
            <v:rect id="shape_0" ID="Image1" stroked="f" style="position:absolute;margin-left:300.25pt;margin-top:745.8pt;width:11.45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w:t>
                    </w:r>
                    <w:r>
                      <w:rPr/>
                      <w:fldChar w:fldCharType="end"/>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4">
              <wp:simplePos x="0" y="0"/>
              <wp:positionH relativeFrom="page">
                <wp:posOffset>3778885</wp:posOffset>
              </wp:positionH>
              <wp:positionV relativeFrom="page">
                <wp:posOffset>9491980</wp:posOffset>
              </wp:positionV>
              <wp:extent cx="215900" cy="196215"/>
              <wp:effectExtent l="0" t="0" r="0" b="0"/>
              <wp:wrapNone/>
              <wp:docPr id="41" name="Image21"/>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13</w:t>
                          </w:r>
                          <w:r>
                            <w:rPr/>
                            <w:fldChar w:fldCharType="end"/>
                          </w:r>
                        </w:p>
                      </w:txbxContent>
                    </wps:txbx>
                    <wps:bodyPr lIns="0" rIns="0" tIns="0" bIns="0">
                      <a:noAutofit/>
                    </wps:bodyPr>
                  </wps:wsp>
                </a:graphicData>
              </a:graphic>
            </wp:anchor>
          </w:drawing>
        </mc:Choice>
        <mc:Fallback>
          <w:pict>
            <v:rect id="shape_0" ID="Image21"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13</w:t>
                    </w:r>
                    <w:r>
                      <w:rPr/>
                      <w:fldChar w:fldCharType="end"/>
                    </w:r>
                  </w:p>
                </w:txbxContent>
              </v:textbox>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7">
              <wp:simplePos x="0" y="0"/>
              <wp:positionH relativeFrom="page">
                <wp:posOffset>3778885</wp:posOffset>
              </wp:positionH>
              <wp:positionV relativeFrom="page">
                <wp:posOffset>9491980</wp:posOffset>
              </wp:positionV>
              <wp:extent cx="215900" cy="196215"/>
              <wp:effectExtent l="0" t="0" r="0" b="0"/>
              <wp:wrapNone/>
              <wp:docPr id="45" name="Image23"/>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15</w:t>
                          </w:r>
                          <w:r>
                            <w:rPr/>
                            <w:fldChar w:fldCharType="end"/>
                          </w:r>
                        </w:p>
                      </w:txbxContent>
                    </wps:txbx>
                    <wps:bodyPr lIns="0" rIns="0" tIns="0" bIns="0">
                      <a:noAutofit/>
                    </wps:bodyPr>
                  </wps:wsp>
                </a:graphicData>
              </a:graphic>
            </wp:anchor>
          </w:drawing>
        </mc:Choice>
        <mc:Fallback>
          <w:pict>
            <v:rect id="shape_0" ID="Image23"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15</w:t>
                    </w:r>
                    <w:r>
                      <w:rPr/>
                      <w:fldChar w:fldCharType="end"/>
                    </w:r>
                  </w:p>
                </w:txbxContent>
              </v:textbox>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1">
              <wp:simplePos x="0" y="0"/>
              <wp:positionH relativeFrom="page">
                <wp:posOffset>3778885</wp:posOffset>
              </wp:positionH>
              <wp:positionV relativeFrom="page">
                <wp:posOffset>9491980</wp:posOffset>
              </wp:positionV>
              <wp:extent cx="215900" cy="196215"/>
              <wp:effectExtent l="0" t="0" r="0" b="0"/>
              <wp:wrapNone/>
              <wp:docPr id="51" name="Image26"/>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16</w:t>
                          </w:r>
                          <w:r>
                            <w:rPr/>
                            <w:fldChar w:fldCharType="end"/>
                          </w:r>
                        </w:p>
                      </w:txbxContent>
                    </wps:txbx>
                    <wps:bodyPr lIns="0" rIns="0" tIns="0" bIns="0">
                      <a:noAutofit/>
                    </wps:bodyPr>
                  </wps:wsp>
                </a:graphicData>
              </a:graphic>
            </wp:anchor>
          </w:drawing>
        </mc:Choice>
        <mc:Fallback>
          <w:pict>
            <v:rect id="shape_0" ID="Image26"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16</w:t>
                    </w:r>
                    <w:r>
                      <w:rPr/>
                      <w:fldChar w:fldCharType="end"/>
                    </w:r>
                  </w:p>
                </w:txbxContent>
              </v:textbox>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3">
              <wp:simplePos x="0" y="0"/>
              <wp:positionH relativeFrom="page">
                <wp:posOffset>3778885</wp:posOffset>
              </wp:positionH>
              <wp:positionV relativeFrom="page">
                <wp:posOffset>9491980</wp:posOffset>
              </wp:positionV>
              <wp:extent cx="215900" cy="196215"/>
              <wp:effectExtent l="0" t="0" r="0" b="0"/>
              <wp:wrapNone/>
              <wp:docPr id="54" name="Image28"/>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17</w:t>
                          </w:r>
                          <w:r>
                            <w:rPr/>
                            <w:fldChar w:fldCharType="end"/>
                          </w:r>
                        </w:p>
                      </w:txbxContent>
                    </wps:txbx>
                    <wps:bodyPr lIns="0" rIns="0" tIns="0" bIns="0">
                      <a:noAutofit/>
                    </wps:bodyPr>
                  </wps:wsp>
                </a:graphicData>
              </a:graphic>
            </wp:anchor>
          </w:drawing>
        </mc:Choice>
        <mc:Fallback>
          <w:pict>
            <v:rect id="shape_0" ID="Image28"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17</w:t>
                    </w:r>
                    <w:r>
                      <w:rPr/>
                      <w:fldChar w:fldCharType="end"/>
                    </w:r>
                  </w:p>
                </w:txbxContent>
              </v:textbox>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5">
              <wp:simplePos x="0" y="0"/>
              <wp:positionH relativeFrom="page">
                <wp:posOffset>3778885</wp:posOffset>
              </wp:positionH>
              <wp:positionV relativeFrom="page">
                <wp:posOffset>9491980</wp:posOffset>
              </wp:positionV>
              <wp:extent cx="215900" cy="196215"/>
              <wp:effectExtent l="0" t="0" r="0" b="0"/>
              <wp:wrapNone/>
              <wp:docPr id="59" name="Image30"/>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18</w:t>
                          </w:r>
                          <w:r>
                            <w:rPr/>
                            <w:fldChar w:fldCharType="end"/>
                          </w:r>
                        </w:p>
                      </w:txbxContent>
                    </wps:txbx>
                    <wps:bodyPr lIns="0" rIns="0" tIns="0" bIns="0">
                      <a:noAutofit/>
                    </wps:bodyPr>
                  </wps:wsp>
                </a:graphicData>
              </a:graphic>
            </wp:anchor>
          </w:drawing>
        </mc:Choice>
        <mc:Fallback>
          <w:pict>
            <v:rect id="shape_0" ID="Image30"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18</w:t>
                    </w:r>
                    <w:r>
                      <w:rPr/>
                      <w:fldChar w:fldCharType="end"/>
                    </w:r>
                  </w:p>
                </w:txbxContent>
              </v:textbox>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7">
              <wp:simplePos x="0" y="0"/>
              <wp:positionH relativeFrom="page">
                <wp:posOffset>3778885</wp:posOffset>
              </wp:positionH>
              <wp:positionV relativeFrom="page">
                <wp:posOffset>9491980</wp:posOffset>
              </wp:positionV>
              <wp:extent cx="215900" cy="196215"/>
              <wp:effectExtent l="0" t="0" r="0" b="0"/>
              <wp:wrapNone/>
              <wp:docPr id="62" name="Image32"/>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19</w:t>
                          </w:r>
                          <w:r>
                            <w:rPr/>
                            <w:fldChar w:fldCharType="end"/>
                          </w:r>
                        </w:p>
                      </w:txbxContent>
                    </wps:txbx>
                    <wps:bodyPr lIns="0" rIns="0" tIns="0" bIns="0">
                      <a:noAutofit/>
                    </wps:bodyPr>
                  </wps:wsp>
                </a:graphicData>
              </a:graphic>
            </wp:anchor>
          </w:drawing>
        </mc:Choice>
        <mc:Fallback>
          <w:pict>
            <v:rect id="shape_0" ID="Image32"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19</w:t>
                    </w:r>
                    <w:r>
                      <w:rPr/>
                      <w:fldChar w:fldCharType="end"/>
                    </w:r>
                  </w:p>
                </w:txbxContent>
              </v:textbox>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9">
              <wp:simplePos x="0" y="0"/>
              <wp:positionH relativeFrom="page">
                <wp:posOffset>3778885</wp:posOffset>
              </wp:positionH>
              <wp:positionV relativeFrom="page">
                <wp:posOffset>9491980</wp:posOffset>
              </wp:positionV>
              <wp:extent cx="215900" cy="196215"/>
              <wp:effectExtent l="0" t="0" r="0" b="0"/>
              <wp:wrapNone/>
              <wp:docPr id="66" name="Image34"/>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20</w:t>
                          </w:r>
                          <w:r>
                            <w:rPr/>
                            <w:fldChar w:fldCharType="end"/>
                          </w:r>
                        </w:p>
                      </w:txbxContent>
                    </wps:txbx>
                    <wps:bodyPr lIns="0" rIns="0" tIns="0" bIns="0">
                      <a:noAutofit/>
                    </wps:bodyPr>
                  </wps:wsp>
                </a:graphicData>
              </a:graphic>
            </wp:anchor>
          </w:drawing>
        </mc:Choice>
        <mc:Fallback>
          <w:pict>
            <v:rect id="shape_0" ID="Image34"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20</w:t>
                    </w:r>
                    <w:r>
                      <w:rPr/>
                      <w:fldChar w:fldCharType="end"/>
                    </w:r>
                  </w:p>
                </w:txbxContent>
              </v:textbox>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2">
              <wp:simplePos x="0" y="0"/>
              <wp:positionH relativeFrom="page">
                <wp:posOffset>3778885</wp:posOffset>
              </wp:positionH>
              <wp:positionV relativeFrom="page">
                <wp:posOffset>9491980</wp:posOffset>
              </wp:positionV>
              <wp:extent cx="215900" cy="196215"/>
              <wp:effectExtent l="0" t="0" r="0" b="0"/>
              <wp:wrapNone/>
              <wp:docPr id="71" name="Image36"/>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22</w:t>
                          </w:r>
                          <w:r>
                            <w:rPr/>
                            <w:fldChar w:fldCharType="end"/>
                          </w:r>
                        </w:p>
                      </w:txbxContent>
                    </wps:txbx>
                    <wps:bodyPr lIns="0" rIns="0" tIns="0" bIns="0">
                      <a:noAutofit/>
                    </wps:bodyPr>
                  </wps:wsp>
                </a:graphicData>
              </a:graphic>
            </wp:anchor>
          </w:drawing>
        </mc:Choice>
        <mc:Fallback>
          <w:pict>
            <v:rect id="shape_0" ID="Image36"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22</w:t>
                    </w:r>
                    <w:r>
                      <w:rPr/>
                      <w:fldChar w:fldCharType="end"/>
                    </w:r>
                  </w:p>
                </w:txbxContent>
              </v:textbox>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6">
              <wp:simplePos x="0" y="0"/>
              <wp:positionH relativeFrom="page">
                <wp:posOffset>3778885</wp:posOffset>
              </wp:positionH>
              <wp:positionV relativeFrom="page">
                <wp:posOffset>9491980</wp:posOffset>
              </wp:positionV>
              <wp:extent cx="215900" cy="196215"/>
              <wp:effectExtent l="0" t="0" r="0" b="0"/>
              <wp:wrapNone/>
              <wp:docPr id="76" name="Image38"/>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23</w:t>
                          </w:r>
                          <w:r>
                            <w:rPr/>
                            <w:fldChar w:fldCharType="end"/>
                          </w:r>
                        </w:p>
                      </w:txbxContent>
                    </wps:txbx>
                    <wps:bodyPr lIns="0" rIns="0" tIns="0" bIns="0">
                      <a:noAutofit/>
                    </wps:bodyPr>
                  </wps:wsp>
                </a:graphicData>
              </a:graphic>
            </wp:anchor>
          </w:drawing>
        </mc:Choice>
        <mc:Fallback>
          <w:pict>
            <v:rect id="shape_0" ID="Image38"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23</w:t>
                    </w:r>
                    <w:r>
                      <w:rPr/>
                      <w:fldChar w:fldCharType="end"/>
                    </w:r>
                  </w:p>
                </w:txbxContent>
              </v:textbox>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8">
              <wp:simplePos x="0" y="0"/>
              <wp:positionH relativeFrom="page">
                <wp:posOffset>3778885</wp:posOffset>
              </wp:positionH>
              <wp:positionV relativeFrom="page">
                <wp:posOffset>9491980</wp:posOffset>
              </wp:positionV>
              <wp:extent cx="215900" cy="196215"/>
              <wp:effectExtent l="0" t="0" r="0" b="0"/>
              <wp:wrapNone/>
              <wp:docPr id="79" name="Image40"/>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25</w:t>
                          </w:r>
                          <w:r>
                            <w:rPr/>
                            <w:fldChar w:fldCharType="end"/>
                          </w:r>
                        </w:p>
                      </w:txbxContent>
                    </wps:txbx>
                    <wps:bodyPr lIns="0" rIns="0" tIns="0" bIns="0">
                      <a:noAutofit/>
                    </wps:bodyPr>
                  </wps:wsp>
                </a:graphicData>
              </a:graphic>
            </wp:anchor>
          </w:drawing>
        </mc:Choice>
        <mc:Fallback>
          <w:pict>
            <v:rect id="shape_0" ID="Image40"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25</w:t>
                    </w:r>
                    <w:r>
                      <w:rPr/>
                      <w:fldChar w:fldCharType="end"/>
                    </w:r>
                  </w:p>
                </w:txbxContent>
              </v:textbox>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4">
              <wp:simplePos x="0" y="0"/>
              <wp:positionH relativeFrom="page">
                <wp:posOffset>3813175</wp:posOffset>
              </wp:positionH>
              <wp:positionV relativeFrom="page">
                <wp:posOffset>9471660</wp:posOffset>
              </wp:positionV>
              <wp:extent cx="146685" cy="196215"/>
              <wp:effectExtent l="0" t="0" r="0" b="0"/>
              <wp:wrapNone/>
              <wp:docPr id="4" name="Image2"/>
              <a:graphic xmlns:a="http://schemas.openxmlformats.org/drawingml/2006/main">
                <a:graphicData uri="http://schemas.microsoft.com/office/word/2010/wordprocessingShape">
                  <wps:wsp>
                    <wps:cNvSpPr/>
                    <wps:spPr>
                      <a:xfrm>
                        <a:off x="0" y="0"/>
                        <a:ext cx="14616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w:t>
                          </w:r>
                          <w:r>
                            <w:rPr/>
                            <w:fldChar w:fldCharType="end"/>
                          </w:r>
                        </w:p>
                      </w:txbxContent>
                    </wps:txbx>
                    <wps:bodyPr lIns="0" rIns="0" tIns="0" bIns="0">
                      <a:noAutofit/>
                    </wps:bodyPr>
                  </wps:wsp>
                </a:graphicData>
              </a:graphic>
            </wp:anchor>
          </w:drawing>
        </mc:Choice>
        <mc:Fallback>
          <w:pict>
            <v:rect id="shape_0" ID="Image2" stroked="f" style="position:absolute;margin-left:300.25pt;margin-top:745.8pt;width:11.45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w:t>
                    </w:r>
                    <w:r>
                      <w:rPr/>
                      <w:fldChar w:fldCharType="end"/>
                    </w:r>
                  </w:p>
                </w:txbxContent>
              </v:textbox>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2">
              <wp:simplePos x="0" y="0"/>
              <wp:positionH relativeFrom="page">
                <wp:posOffset>3778885</wp:posOffset>
              </wp:positionH>
              <wp:positionV relativeFrom="page">
                <wp:posOffset>9491980</wp:posOffset>
              </wp:positionV>
              <wp:extent cx="215900" cy="196215"/>
              <wp:effectExtent l="0" t="0" r="0" b="0"/>
              <wp:wrapNone/>
              <wp:docPr id="82" name="Image42"/>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27</w:t>
                          </w:r>
                          <w:r>
                            <w:rPr/>
                            <w:fldChar w:fldCharType="end"/>
                          </w:r>
                        </w:p>
                      </w:txbxContent>
                    </wps:txbx>
                    <wps:bodyPr lIns="0" rIns="0" tIns="0" bIns="0">
                      <a:noAutofit/>
                    </wps:bodyPr>
                  </wps:wsp>
                </a:graphicData>
              </a:graphic>
            </wp:anchor>
          </w:drawing>
        </mc:Choice>
        <mc:Fallback>
          <w:pict>
            <v:rect id="shape_0" ID="Image42"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27</w:t>
                    </w:r>
                    <w:r>
                      <w:rPr/>
                      <w:fldChar w:fldCharType="end"/>
                    </w:r>
                  </w:p>
                </w:txbxContent>
              </v:textbox>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6">
              <wp:simplePos x="0" y="0"/>
              <wp:positionH relativeFrom="page">
                <wp:posOffset>3778885</wp:posOffset>
              </wp:positionH>
              <wp:positionV relativeFrom="page">
                <wp:posOffset>9491980</wp:posOffset>
              </wp:positionV>
              <wp:extent cx="215900" cy="196215"/>
              <wp:effectExtent l="0" t="0" r="0" b="0"/>
              <wp:wrapNone/>
              <wp:docPr id="88" name="Image46"/>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29</w:t>
                          </w:r>
                          <w:r>
                            <w:rPr/>
                            <w:fldChar w:fldCharType="end"/>
                          </w:r>
                        </w:p>
                      </w:txbxContent>
                    </wps:txbx>
                    <wps:bodyPr lIns="0" rIns="0" tIns="0" bIns="0">
                      <a:noAutofit/>
                    </wps:bodyPr>
                  </wps:wsp>
                </a:graphicData>
              </a:graphic>
            </wp:anchor>
          </w:drawing>
        </mc:Choice>
        <mc:Fallback>
          <w:pict>
            <v:rect id="shape_0" ID="Image46"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29</w:t>
                    </w:r>
                    <w:r>
                      <w:rPr/>
                      <w:fldChar w:fldCharType="end"/>
                    </w:r>
                  </w:p>
                </w:txbxContent>
              </v:textbox>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1">
              <wp:simplePos x="0" y="0"/>
              <wp:positionH relativeFrom="page">
                <wp:posOffset>3778885</wp:posOffset>
              </wp:positionH>
              <wp:positionV relativeFrom="page">
                <wp:posOffset>9491980</wp:posOffset>
              </wp:positionV>
              <wp:extent cx="215900" cy="196215"/>
              <wp:effectExtent l="0" t="0" r="0" b="0"/>
              <wp:wrapNone/>
              <wp:docPr id="93" name="Image49"/>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30</w:t>
                          </w:r>
                          <w:r>
                            <w:rPr/>
                            <w:fldChar w:fldCharType="end"/>
                          </w:r>
                        </w:p>
                      </w:txbxContent>
                    </wps:txbx>
                    <wps:bodyPr lIns="0" rIns="0" tIns="0" bIns="0">
                      <a:noAutofit/>
                    </wps:bodyPr>
                  </wps:wsp>
                </a:graphicData>
              </a:graphic>
            </wp:anchor>
          </w:drawing>
        </mc:Choice>
        <mc:Fallback>
          <w:pict>
            <v:rect id="shape_0" ID="Image49"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30</w:t>
                    </w:r>
                    <w:r>
                      <w:rPr/>
                      <w:fldChar w:fldCharType="end"/>
                    </w:r>
                  </w:p>
                </w:txbxContent>
              </v:textbox>
            </v:rect>
          </w:pict>
        </mc:Fallback>
      </mc:AlternateContent>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5">
              <wp:simplePos x="0" y="0"/>
              <wp:positionH relativeFrom="page">
                <wp:posOffset>3778885</wp:posOffset>
              </wp:positionH>
              <wp:positionV relativeFrom="page">
                <wp:posOffset>9491980</wp:posOffset>
              </wp:positionV>
              <wp:extent cx="215900" cy="196215"/>
              <wp:effectExtent l="0" t="0" r="0" b="0"/>
              <wp:wrapNone/>
              <wp:docPr id="96" name="Image51"/>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32</w:t>
                          </w:r>
                          <w:r>
                            <w:rPr/>
                            <w:fldChar w:fldCharType="end"/>
                          </w:r>
                        </w:p>
                      </w:txbxContent>
                    </wps:txbx>
                    <wps:bodyPr lIns="0" rIns="0" tIns="0" bIns="0">
                      <a:noAutofit/>
                    </wps:bodyPr>
                  </wps:wsp>
                </a:graphicData>
              </a:graphic>
            </wp:anchor>
          </w:drawing>
        </mc:Choice>
        <mc:Fallback>
          <w:pict>
            <v:rect id="shape_0" ID="Image51"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32</w:t>
                    </w:r>
                    <w:r>
                      <w:rPr/>
                      <w:fldChar w:fldCharType="end"/>
                    </w:r>
                  </w:p>
                </w:txbxContent>
              </v:textbox>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7">
              <wp:simplePos x="0" y="0"/>
              <wp:positionH relativeFrom="page">
                <wp:posOffset>3778885</wp:posOffset>
              </wp:positionH>
              <wp:positionV relativeFrom="page">
                <wp:posOffset>9491980</wp:posOffset>
              </wp:positionV>
              <wp:extent cx="215900" cy="196215"/>
              <wp:effectExtent l="0" t="0" r="0" b="0"/>
              <wp:wrapNone/>
              <wp:docPr id="100" name="Image53"/>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33</w:t>
                          </w:r>
                          <w:r>
                            <w:rPr/>
                            <w:fldChar w:fldCharType="end"/>
                          </w:r>
                        </w:p>
                      </w:txbxContent>
                    </wps:txbx>
                    <wps:bodyPr lIns="0" rIns="0" tIns="0" bIns="0">
                      <a:noAutofit/>
                    </wps:bodyPr>
                  </wps:wsp>
                </a:graphicData>
              </a:graphic>
            </wp:anchor>
          </w:drawing>
        </mc:Choice>
        <mc:Fallback>
          <w:pict>
            <v:rect id="shape_0" ID="Image53"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33</w:t>
                    </w:r>
                    <w:r>
                      <w:rPr/>
                      <w:fldChar w:fldCharType="end"/>
                    </w:r>
                  </w:p>
                </w:txbxContent>
              </v:textbox>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11">
              <wp:simplePos x="0" y="0"/>
              <wp:positionH relativeFrom="page">
                <wp:posOffset>3778885</wp:posOffset>
              </wp:positionH>
              <wp:positionV relativeFrom="page">
                <wp:posOffset>9491980</wp:posOffset>
              </wp:positionV>
              <wp:extent cx="215900" cy="196215"/>
              <wp:effectExtent l="0" t="0" r="0" b="0"/>
              <wp:wrapNone/>
              <wp:docPr id="103" name="Image55"/>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35</w:t>
                          </w:r>
                          <w:r>
                            <w:rPr/>
                            <w:fldChar w:fldCharType="end"/>
                          </w:r>
                        </w:p>
                      </w:txbxContent>
                    </wps:txbx>
                    <wps:bodyPr lIns="0" rIns="0" tIns="0" bIns="0">
                      <a:noAutofit/>
                    </wps:bodyPr>
                  </wps:wsp>
                </a:graphicData>
              </a:graphic>
            </wp:anchor>
          </w:drawing>
        </mc:Choice>
        <mc:Fallback>
          <w:pict>
            <v:rect id="shape_0" ID="Image55"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35</w:t>
                    </w:r>
                    <w:r>
                      <w:rPr/>
                      <w:fldChar w:fldCharType="end"/>
                    </w:r>
                  </w:p>
                </w:txbxContent>
              </v:textbox>
            </v:rect>
          </w:pict>
        </mc:Fallback>
      </mc:AlternateContent>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15">
              <wp:simplePos x="0" y="0"/>
              <wp:positionH relativeFrom="page">
                <wp:posOffset>3778885</wp:posOffset>
              </wp:positionH>
              <wp:positionV relativeFrom="page">
                <wp:posOffset>9491980</wp:posOffset>
              </wp:positionV>
              <wp:extent cx="215900" cy="196215"/>
              <wp:effectExtent l="0" t="0" r="0" b="0"/>
              <wp:wrapNone/>
              <wp:docPr id="108" name="Image57"/>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37</w:t>
                          </w:r>
                          <w:r>
                            <w:rPr/>
                            <w:fldChar w:fldCharType="end"/>
                          </w:r>
                        </w:p>
                      </w:txbxContent>
                    </wps:txbx>
                    <wps:bodyPr lIns="0" rIns="0" tIns="0" bIns="0">
                      <a:noAutofit/>
                    </wps:bodyPr>
                  </wps:wsp>
                </a:graphicData>
              </a:graphic>
            </wp:anchor>
          </w:drawing>
        </mc:Choice>
        <mc:Fallback>
          <w:pict>
            <v:rect id="shape_0" ID="Image57"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37</w:t>
                    </w:r>
                    <w:r>
                      <w:rPr/>
                      <w:fldChar w:fldCharType="end"/>
                    </w:r>
                  </w:p>
                </w:txbxContent>
              </v:textbox>
            </v:rect>
          </w:pict>
        </mc:Fallback>
      </mc:AlternateConten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0">
              <wp:simplePos x="0" y="0"/>
              <wp:positionH relativeFrom="page">
                <wp:posOffset>3778885</wp:posOffset>
              </wp:positionH>
              <wp:positionV relativeFrom="page">
                <wp:posOffset>9491980</wp:posOffset>
              </wp:positionV>
              <wp:extent cx="215900" cy="196215"/>
              <wp:effectExtent l="0" t="0" r="0" b="0"/>
              <wp:wrapNone/>
              <wp:docPr id="113" name="Image60"/>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39</w:t>
                          </w:r>
                          <w:r>
                            <w:rPr/>
                            <w:fldChar w:fldCharType="end"/>
                          </w:r>
                        </w:p>
                      </w:txbxContent>
                    </wps:txbx>
                    <wps:bodyPr lIns="0" rIns="0" tIns="0" bIns="0">
                      <a:noAutofit/>
                    </wps:bodyPr>
                  </wps:wsp>
                </a:graphicData>
              </a:graphic>
            </wp:anchor>
          </w:drawing>
        </mc:Choice>
        <mc:Fallback>
          <w:pict>
            <v:rect id="shape_0" ID="Image60"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39</w:t>
                    </w:r>
                    <w:r>
                      <w:rPr/>
                      <w:fldChar w:fldCharType="end"/>
                    </w:r>
                  </w:p>
                </w:txbxContent>
              </v:textbox>
            </v:rect>
          </w:pict>
        </mc:Fallback>
      </mc:AlternateConten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2">
              <wp:simplePos x="0" y="0"/>
              <wp:positionH relativeFrom="page">
                <wp:posOffset>3778885</wp:posOffset>
              </wp:positionH>
              <wp:positionV relativeFrom="page">
                <wp:posOffset>9491980</wp:posOffset>
              </wp:positionV>
              <wp:extent cx="215900" cy="196215"/>
              <wp:effectExtent l="0" t="0" r="0" b="0"/>
              <wp:wrapNone/>
              <wp:docPr id="117" name="Image62"/>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40</w:t>
                          </w:r>
                          <w:r>
                            <w:rPr/>
                            <w:fldChar w:fldCharType="end"/>
                          </w:r>
                        </w:p>
                      </w:txbxContent>
                    </wps:txbx>
                    <wps:bodyPr lIns="0" rIns="0" tIns="0" bIns="0">
                      <a:noAutofit/>
                    </wps:bodyPr>
                  </wps:wsp>
                </a:graphicData>
              </a:graphic>
            </wp:anchor>
          </w:drawing>
        </mc:Choice>
        <mc:Fallback>
          <w:pict>
            <v:rect id="shape_0" ID="Image62"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40</w:t>
                    </w:r>
                    <w:r>
                      <w:rPr/>
                      <w:fldChar w:fldCharType="end"/>
                    </w:r>
                  </w:p>
                </w:txbxContent>
              </v:textbox>
            </v:rect>
          </w:pict>
        </mc:Fallback>
      </mc:AlternateContent>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4">
              <wp:simplePos x="0" y="0"/>
              <wp:positionH relativeFrom="page">
                <wp:posOffset>3778885</wp:posOffset>
              </wp:positionH>
              <wp:positionV relativeFrom="page">
                <wp:posOffset>9491980</wp:posOffset>
              </wp:positionV>
              <wp:extent cx="215900" cy="196215"/>
              <wp:effectExtent l="0" t="0" r="0" b="0"/>
              <wp:wrapNone/>
              <wp:docPr id="122" name="Image64"/>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41</w:t>
                          </w:r>
                          <w:r>
                            <w:rPr/>
                            <w:fldChar w:fldCharType="end"/>
                          </w:r>
                        </w:p>
                      </w:txbxContent>
                    </wps:txbx>
                    <wps:bodyPr lIns="0" rIns="0" tIns="0" bIns="0">
                      <a:noAutofit/>
                    </wps:bodyPr>
                  </wps:wsp>
                </a:graphicData>
              </a:graphic>
            </wp:anchor>
          </w:drawing>
        </mc:Choice>
        <mc:Fallback>
          <w:pict>
            <v:rect id="shape_0" ID="Image64"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41</w:t>
                    </w:r>
                    <w:r>
                      <w:rPr/>
                      <w:fldChar w:fldCharType="end"/>
                    </w:r>
                  </w:p>
                </w:txbxContent>
              </v:textbox>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4">
              <wp:simplePos x="0" y="0"/>
              <wp:positionH relativeFrom="page">
                <wp:posOffset>3778885</wp:posOffset>
              </wp:positionH>
              <wp:positionV relativeFrom="page">
                <wp:posOffset>9491980</wp:posOffset>
              </wp:positionV>
              <wp:extent cx="215900" cy="196215"/>
              <wp:effectExtent l="0" t="0" r="0" b="0"/>
              <wp:wrapNone/>
              <wp:docPr id="7" name="Image4"/>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w:t>
                          </w:r>
                          <w:r>
                            <w:rPr/>
                            <w:fldChar w:fldCharType="end"/>
                          </w:r>
                        </w:p>
                      </w:txbxContent>
                    </wps:txbx>
                    <wps:bodyPr lIns="0" rIns="0" tIns="0" bIns="0">
                      <a:noAutofit/>
                    </wps:bodyPr>
                  </wps:wsp>
                </a:graphicData>
              </a:graphic>
            </wp:anchor>
          </w:drawing>
        </mc:Choice>
        <mc:Fallback>
          <w:pict>
            <v:rect id="shape_0" ID="Image4"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w:t>
                    </w:r>
                    <w:r>
                      <w:rPr/>
                      <w:fldChar w:fldCharType="end"/>
                    </w:r>
                  </w:p>
                </w:txbxContent>
              </v:textbox>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6">
              <wp:simplePos x="0" y="0"/>
              <wp:positionH relativeFrom="page">
                <wp:posOffset>3778885</wp:posOffset>
              </wp:positionH>
              <wp:positionV relativeFrom="page">
                <wp:posOffset>9491980</wp:posOffset>
              </wp:positionV>
              <wp:extent cx="215900" cy="196215"/>
              <wp:effectExtent l="0" t="0" r="0" b="0"/>
              <wp:wrapNone/>
              <wp:docPr id="126" name="Image66"/>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43</w:t>
                          </w:r>
                          <w:r>
                            <w:rPr/>
                            <w:fldChar w:fldCharType="end"/>
                          </w:r>
                        </w:p>
                      </w:txbxContent>
                    </wps:txbx>
                    <wps:bodyPr lIns="0" rIns="0" tIns="0" bIns="0">
                      <a:noAutofit/>
                    </wps:bodyPr>
                  </wps:wsp>
                </a:graphicData>
              </a:graphic>
            </wp:anchor>
          </w:drawing>
        </mc:Choice>
        <mc:Fallback>
          <w:pict>
            <v:rect id="shape_0" ID="Image66"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43</w:t>
                    </w:r>
                    <w:r>
                      <w:rPr/>
                      <w:fldChar w:fldCharType="end"/>
                    </w:r>
                  </w:p>
                </w:txbxContent>
              </v:textbox>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0">
              <wp:simplePos x="0" y="0"/>
              <wp:positionH relativeFrom="page">
                <wp:posOffset>3778885</wp:posOffset>
              </wp:positionH>
              <wp:positionV relativeFrom="page">
                <wp:posOffset>9491980</wp:posOffset>
              </wp:positionV>
              <wp:extent cx="215900" cy="196215"/>
              <wp:effectExtent l="0" t="0" r="0" b="0"/>
              <wp:wrapNone/>
              <wp:docPr id="131" name="Image68"/>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44</w:t>
                          </w:r>
                          <w:r>
                            <w:rPr/>
                            <w:fldChar w:fldCharType="end"/>
                          </w:r>
                        </w:p>
                      </w:txbxContent>
                    </wps:txbx>
                    <wps:bodyPr lIns="0" rIns="0" tIns="0" bIns="0">
                      <a:noAutofit/>
                    </wps:bodyPr>
                  </wps:wsp>
                </a:graphicData>
              </a:graphic>
            </wp:anchor>
          </w:drawing>
        </mc:Choice>
        <mc:Fallback>
          <w:pict>
            <v:rect id="shape_0" ID="Image68"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44</w:t>
                    </w:r>
                    <w:r>
                      <w:rPr/>
                      <w:fldChar w:fldCharType="end"/>
                    </w:r>
                  </w:p>
                </w:txbxContent>
              </v:textbox>
            </v:rect>
          </w:pict>
        </mc:Fallback>
      </mc:AlternateContent>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2">
              <wp:simplePos x="0" y="0"/>
              <wp:positionH relativeFrom="page">
                <wp:posOffset>3778885</wp:posOffset>
              </wp:positionH>
              <wp:positionV relativeFrom="page">
                <wp:posOffset>9491980</wp:posOffset>
              </wp:positionV>
              <wp:extent cx="215900" cy="196215"/>
              <wp:effectExtent l="0" t="0" r="0" b="0"/>
              <wp:wrapNone/>
              <wp:docPr id="135" name="Image70"/>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45</w:t>
                          </w:r>
                          <w:r>
                            <w:rPr/>
                            <w:fldChar w:fldCharType="end"/>
                          </w:r>
                        </w:p>
                      </w:txbxContent>
                    </wps:txbx>
                    <wps:bodyPr lIns="0" rIns="0" tIns="0" bIns="0">
                      <a:noAutofit/>
                    </wps:bodyPr>
                  </wps:wsp>
                </a:graphicData>
              </a:graphic>
            </wp:anchor>
          </w:drawing>
        </mc:Choice>
        <mc:Fallback>
          <w:pict>
            <v:rect id="shape_0" ID="Image70"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45</w:t>
                    </w:r>
                    <w:r>
                      <w:rPr/>
                      <w:fldChar w:fldCharType="end"/>
                    </w:r>
                  </w:p>
                </w:txbxContent>
              </v:textbox>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6">
              <wp:simplePos x="0" y="0"/>
              <wp:positionH relativeFrom="page">
                <wp:posOffset>3778885</wp:posOffset>
              </wp:positionH>
              <wp:positionV relativeFrom="page">
                <wp:posOffset>9491980</wp:posOffset>
              </wp:positionV>
              <wp:extent cx="215900" cy="196215"/>
              <wp:effectExtent l="0" t="0" r="0" b="0"/>
              <wp:wrapNone/>
              <wp:docPr id="138" name="Image72"/>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47</w:t>
                          </w:r>
                          <w:r>
                            <w:rPr/>
                            <w:fldChar w:fldCharType="end"/>
                          </w:r>
                        </w:p>
                      </w:txbxContent>
                    </wps:txbx>
                    <wps:bodyPr lIns="0" rIns="0" tIns="0" bIns="0">
                      <a:noAutofit/>
                    </wps:bodyPr>
                  </wps:wsp>
                </a:graphicData>
              </a:graphic>
            </wp:anchor>
          </w:drawing>
        </mc:Choice>
        <mc:Fallback>
          <w:pict>
            <v:rect id="shape_0" ID="Image72"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47</w:t>
                    </w:r>
                    <w:r>
                      <w:rPr/>
                      <w:fldChar w:fldCharType="end"/>
                    </w:r>
                  </w:p>
                </w:txbxContent>
              </v:textbox>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0">
              <wp:simplePos x="0" y="0"/>
              <wp:positionH relativeFrom="page">
                <wp:posOffset>3778885</wp:posOffset>
              </wp:positionH>
              <wp:positionV relativeFrom="page">
                <wp:posOffset>9491980</wp:posOffset>
              </wp:positionV>
              <wp:extent cx="215900" cy="196215"/>
              <wp:effectExtent l="0" t="0" r="0" b="0"/>
              <wp:wrapNone/>
              <wp:docPr id="141" name="Image74"/>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49</w:t>
                          </w:r>
                          <w:r>
                            <w:rPr/>
                            <w:fldChar w:fldCharType="end"/>
                          </w:r>
                        </w:p>
                      </w:txbxContent>
                    </wps:txbx>
                    <wps:bodyPr lIns="0" rIns="0" tIns="0" bIns="0">
                      <a:noAutofit/>
                    </wps:bodyPr>
                  </wps:wsp>
                </a:graphicData>
              </a:graphic>
            </wp:anchor>
          </w:drawing>
        </mc:Choice>
        <mc:Fallback>
          <w:pict>
            <v:rect id="shape_0" ID="Image74"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49</w:t>
                    </w:r>
                    <w:r>
                      <w:rPr/>
                      <w:fldChar w:fldCharType="end"/>
                    </w:r>
                  </w:p>
                </w:txbxContent>
              </v:textbox>
            </v:rect>
          </w:pict>
        </mc:Fallback>
      </mc:AlternateContent>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2">
              <wp:simplePos x="0" y="0"/>
              <wp:positionH relativeFrom="page">
                <wp:posOffset>3778885</wp:posOffset>
              </wp:positionH>
              <wp:positionV relativeFrom="page">
                <wp:posOffset>9491980</wp:posOffset>
              </wp:positionV>
              <wp:extent cx="215900" cy="196215"/>
              <wp:effectExtent l="0" t="0" r="0" b="0"/>
              <wp:wrapNone/>
              <wp:docPr id="146" name="Image76"/>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50</w:t>
                          </w:r>
                          <w:r>
                            <w:rPr/>
                            <w:fldChar w:fldCharType="end"/>
                          </w:r>
                        </w:p>
                      </w:txbxContent>
                    </wps:txbx>
                    <wps:bodyPr lIns="0" rIns="0" tIns="0" bIns="0">
                      <a:noAutofit/>
                    </wps:bodyPr>
                  </wps:wsp>
                </a:graphicData>
              </a:graphic>
            </wp:anchor>
          </w:drawing>
        </mc:Choice>
        <mc:Fallback>
          <w:pict>
            <v:rect id="shape_0" ID="Image76"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50</w:t>
                    </w:r>
                    <w:r>
                      <w:rPr/>
                      <w:fldChar w:fldCharType="end"/>
                    </w:r>
                  </w:p>
                </w:txbxContent>
              </v:textbox>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4">
              <wp:simplePos x="0" y="0"/>
              <wp:positionH relativeFrom="page">
                <wp:posOffset>3778885</wp:posOffset>
              </wp:positionH>
              <wp:positionV relativeFrom="page">
                <wp:posOffset>9491980</wp:posOffset>
              </wp:positionV>
              <wp:extent cx="215900" cy="196215"/>
              <wp:effectExtent l="0" t="0" r="0" b="0"/>
              <wp:wrapNone/>
              <wp:docPr id="150" name="Image78"/>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51</w:t>
                          </w:r>
                          <w:r>
                            <w:rPr/>
                            <w:fldChar w:fldCharType="end"/>
                          </w:r>
                        </w:p>
                      </w:txbxContent>
                    </wps:txbx>
                    <wps:bodyPr lIns="0" rIns="0" tIns="0" bIns="0">
                      <a:noAutofit/>
                    </wps:bodyPr>
                  </wps:wsp>
                </a:graphicData>
              </a:graphic>
            </wp:anchor>
          </w:drawing>
        </mc:Choice>
        <mc:Fallback>
          <w:pict>
            <v:rect id="shape_0" ID="Image78"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51</w:t>
                    </w:r>
                    <w:r>
                      <w:rPr/>
                      <w:fldChar w:fldCharType="end"/>
                    </w:r>
                  </w:p>
                </w:txbxContent>
              </v:textbox>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6">
              <wp:simplePos x="0" y="0"/>
              <wp:positionH relativeFrom="page">
                <wp:posOffset>3778885</wp:posOffset>
              </wp:positionH>
              <wp:positionV relativeFrom="page">
                <wp:posOffset>9491980</wp:posOffset>
              </wp:positionV>
              <wp:extent cx="215900" cy="196215"/>
              <wp:effectExtent l="0" t="0" r="0" b="0"/>
              <wp:wrapNone/>
              <wp:docPr id="154" name="Image80"/>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52</w:t>
                          </w:r>
                          <w:r>
                            <w:rPr/>
                            <w:fldChar w:fldCharType="end"/>
                          </w:r>
                        </w:p>
                      </w:txbxContent>
                    </wps:txbx>
                    <wps:bodyPr lIns="0" rIns="0" tIns="0" bIns="0">
                      <a:noAutofit/>
                    </wps:bodyPr>
                  </wps:wsp>
                </a:graphicData>
              </a:graphic>
            </wp:anchor>
          </w:drawing>
        </mc:Choice>
        <mc:Fallback>
          <w:pict>
            <v:rect id="shape_0" ID="Image80"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52</w:t>
                    </w:r>
                    <w:r>
                      <w:rPr/>
                      <w:fldChar w:fldCharType="end"/>
                    </w:r>
                  </w:p>
                </w:txbxContent>
              </v:textbox>
            </v:rect>
          </w:pict>
        </mc:Fallback>
      </mc:AlternateContent>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50">
              <wp:simplePos x="0" y="0"/>
              <wp:positionH relativeFrom="page">
                <wp:posOffset>3778885</wp:posOffset>
              </wp:positionH>
              <wp:positionV relativeFrom="page">
                <wp:posOffset>9491980</wp:posOffset>
              </wp:positionV>
              <wp:extent cx="215900" cy="196215"/>
              <wp:effectExtent l="0" t="0" r="0" b="0"/>
              <wp:wrapNone/>
              <wp:docPr id="157" name="Image82"/>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54</w:t>
                          </w:r>
                          <w:r>
                            <w:rPr/>
                            <w:fldChar w:fldCharType="end"/>
                          </w:r>
                        </w:p>
                      </w:txbxContent>
                    </wps:txbx>
                    <wps:bodyPr lIns="0" rIns="0" tIns="0" bIns="0">
                      <a:noAutofit/>
                    </wps:bodyPr>
                  </wps:wsp>
                </a:graphicData>
              </a:graphic>
            </wp:anchor>
          </w:drawing>
        </mc:Choice>
        <mc:Fallback>
          <w:pict>
            <v:rect id="shape_0" ID="Image82"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54</w:t>
                    </w:r>
                    <w:r>
                      <w:rPr/>
                      <w:fldChar w:fldCharType="end"/>
                    </w:r>
                  </w:p>
                </w:txbxContent>
              </v:textbox>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52">
              <wp:simplePos x="0" y="0"/>
              <wp:positionH relativeFrom="page">
                <wp:posOffset>3778885</wp:posOffset>
              </wp:positionH>
              <wp:positionV relativeFrom="page">
                <wp:posOffset>9491980</wp:posOffset>
              </wp:positionV>
              <wp:extent cx="215900" cy="196215"/>
              <wp:effectExtent l="0" t="0" r="0" b="0"/>
              <wp:wrapNone/>
              <wp:docPr id="160" name="Image84"/>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55</w:t>
                          </w:r>
                          <w:r>
                            <w:rPr/>
                            <w:fldChar w:fldCharType="end"/>
                          </w:r>
                        </w:p>
                      </w:txbxContent>
                    </wps:txbx>
                    <wps:bodyPr lIns="0" rIns="0" tIns="0" bIns="0">
                      <a:noAutofit/>
                    </wps:bodyPr>
                  </wps:wsp>
                </a:graphicData>
              </a:graphic>
            </wp:anchor>
          </w:drawing>
        </mc:Choice>
        <mc:Fallback>
          <w:pict>
            <v:rect id="shape_0" ID="Image84"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55</w:t>
                    </w:r>
                    <w:r>
                      <w:rPr/>
                      <w:fldChar w:fldCharType="end"/>
                    </w:r>
                  </w:p>
                </w:txbxContent>
              </v:textbox>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5">
              <wp:simplePos x="0" y="0"/>
              <wp:positionH relativeFrom="page">
                <wp:posOffset>3778885</wp:posOffset>
              </wp:positionH>
              <wp:positionV relativeFrom="page">
                <wp:posOffset>9491980</wp:posOffset>
              </wp:positionV>
              <wp:extent cx="215900" cy="196215"/>
              <wp:effectExtent l="0" t="0" r="0" b="0"/>
              <wp:wrapNone/>
              <wp:docPr id="10" name="Image6"/>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5</w:t>
                          </w:r>
                          <w:r>
                            <w:rPr/>
                            <w:fldChar w:fldCharType="end"/>
                          </w:r>
                        </w:p>
                      </w:txbxContent>
                    </wps:txbx>
                    <wps:bodyPr lIns="0" rIns="0" tIns="0" bIns="0">
                      <a:noAutofit/>
                    </wps:bodyPr>
                  </wps:wsp>
                </a:graphicData>
              </a:graphic>
            </wp:anchor>
          </w:drawing>
        </mc:Choice>
        <mc:Fallback>
          <w:pict>
            <v:rect id="shape_0" ID="Image6"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5</w:t>
                    </w:r>
                    <w:r>
                      <w:rPr/>
                      <w:fldChar w:fldCharType="end"/>
                    </w:r>
                  </w:p>
                </w:txbxContent>
              </v:textbox>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7">
              <wp:simplePos x="0" y="0"/>
              <wp:positionH relativeFrom="page">
                <wp:posOffset>3778885</wp:posOffset>
              </wp:positionH>
              <wp:positionV relativeFrom="page">
                <wp:posOffset>9491980</wp:posOffset>
              </wp:positionV>
              <wp:extent cx="215900" cy="196215"/>
              <wp:effectExtent l="0" t="0" r="0" b="0"/>
              <wp:wrapNone/>
              <wp:docPr id="14" name="Image8"/>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6</w:t>
                          </w:r>
                          <w:r>
                            <w:rPr/>
                            <w:fldChar w:fldCharType="end"/>
                          </w:r>
                        </w:p>
                      </w:txbxContent>
                    </wps:txbx>
                    <wps:bodyPr lIns="0" rIns="0" tIns="0" bIns="0">
                      <a:noAutofit/>
                    </wps:bodyPr>
                  </wps:wsp>
                </a:graphicData>
              </a:graphic>
            </wp:anchor>
          </w:drawing>
        </mc:Choice>
        <mc:Fallback>
          <w:pict>
            <v:rect id="shape_0" ID="Image8"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6</w:t>
                    </w:r>
                    <w:r>
                      <w:rPr/>
                      <w:fldChar w:fldCharType="end"/>
                    </w:r>
                  </w:p>
                </w:txbxContent>
              </v:textbox>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2">
              <wp:simplePos x="0" y="0"/>
              <wp:positionH relativeFrom="page">
                <wp:posOffset>3778885</wp:posOffset>
              </wp:positionH>
              <wp:positionV relativeFrom="page">
                <wp:posOffset>9491980</wp:posOffset>
              </wp:positionV>
              <wp:extent cx="215900" cy="196215"/>
              <wp:effectExtent l="0" t="0" r="0" b="0"/>
              <wp:wrapNone/>
              <wp:docPr id="23" name="Image13"/>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7</w:t>
                          </w:r>
                          <w:r>
                            <w:rPr/>
                            <w:fldChar w:fldCharType="end"/>
                          </w:r>
                        </w:p>
                      </w:txbxContent>
                    </wps:txbx>
                    <wps:bodyPr lIns="0" rIns="0" tIns="0" bIns="0">
                      <a:noAutofit/>
                    </wps:bodyPr>
                  </wps:wsp>
                </a:graphicData>
              </a:graphic>
            </wp:anchor>
          </w:drawing>
        </mc:Choice>
        <mc:Fallback>
          <w:pict>
            <v:rect id="shape_0" ID="Image13"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7</w:t>
                    </w:r>
                    <w:r>
                      <w:rPr/>
                      <w:fldChar w:fldCharType="end"/>
                    </w:r>
                  </w:p>
                </w:txbxContent>
              </v:textbox>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5">
              <wp:simplePos x="0" y="0"/>
              <wp:positionH relativeFrom="page">
                <wp:posOffset>3778885</wp:posOffset>
              </wp:positionH>
              <wp:positionV relativeFrom="page">
                <wp:posOffset>9491980</wp:posOffset>
              </wp:positionV>
              <wp:extent cx="215900" cy="196215"/>
              <wp:effectExtent l="0" t="0" r="0" b="0"/>
              <wp:wrapNone/>
              <wp:docPr id="27" name="Image15"/>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9</w:t>
                          </w:r>
                          <w:r>
                            <w:rPr/>
                            <w:fldChar w:fldCharType="end"/>
                          </w:r>
                        </w:p>
                      </w:txbxContent>
                    </wps:txbx>
                    <wps:bodyPr lIns="0" rIns="0" tIns="0" bIns="0">
                      <a:noAutofit/>
                    </wps:bodyPr>
                  </wps:wsp>
                </a:graphicData>
              </a:graphic>
            </wp:anchor>
          </w:drawing>
        </mc:Choice>
        <mc:Fallback>
          <w:pict>
            <v:rect id="shape_0" ID="Image15"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9</w:t>
                    </w:r>
                    <w:r>
                      <w:rPr/>
                      <w:fldChar w:fldCharType="end"/>
                    </w:r>
                  </w:p>
                </w:txbxContent>
              </v:textbox>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9">
              <wp:simplePos x="0" y="0"/>
              <wp:positionH relativeFrom="page">
                <wp:posOffset>3778885</wp:posOffset>
              </wp:positionH>
              <wp:positionV relativeFrom="page">
                <wp:posOffset>9491980</wp:posOffset>
              </wp:positionV>
              <wp:extent cx="215900" cy="196215"/>
              <wp:effectExtent l="0" t="0" r="0" b="0"/>
              <wp:wrapNone/>
              <wp:docPr id="31" name="Image17"/>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11</w:t>
                          </w:r>
                          <w:r>
                            <w:rPr/>
                            <w:fldChar w:fldCharType="end"/>
                          </w:r>
                        </w:p>
                      </w:txbxContent>
                    </wps:txbx>
                    <wps:bodyPr lIns="0" rIns="0" tIns="0" bIns="0">
                      <a:noAutofit/>
                    </wps:bodyPr>
                  </wps:wsp>
                </a:graphicData>
              </a:graphic>
            </wp:anchor>
          </w:drawing>
        </mc:Choice>
        <mc:Fallback>
          <w:pict>
            <v:rect id="shape_0" ID="Image17"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11</w:t>
                    </w:r>
                    <w:r>
                      <w:rPr/>
                      <w:fldChar w:fldCharType="end"/>
                    </w:r>
                  </w:p>
                </w:txbxContent>
              </v:textbox>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2">
              <wp:simplePos x="0" y="0"/>
              <wp:positionH relativeFrom="page">
                <wp:posOffset>3778885</wp:posOffset>
              </wp:positionH>
              <wp:positionV relativeFrom="page">
                <wp:posOffset>9491980</wp:posOffset>
              </wp:positionV>
              <wp:extent cx="215900" cy="196215"/>
              <wp:effectExtent l="0" t="0" r="0" b="0"/>
              <wp:wrapNone/>
              <wp:docPr id="36" name="Image19"/>
              <a:graphic xmlns:a="http://schemas.openxmlformats.org/drawingml/2006/main">
                <a:graphicData uri="http://schemas.microsoft.com/office/word/2010/wordprocessingShape">
                  <wps:wsp>
                    <wps:cNvSpPr/>
                    <wps:spPr>
                      <a:xfrm>
                        <a:off x="0" y="0"/>
                        <a:ext cx="215280" cy="195480"/>
                      </a:xfrm>
                      <a:prstGeom prst="rect">
                        <a:avLst/>
                      </a:prstGeom>
                      <a:noFill/>
                      <a:ln w="0">
                        <a:noFill/>
                      </a:ln>
                    </wps:spPr>
                    <wps:style>
                      <a:lnRef idx="0"/>
                      <a:fillRef idx="0"/>
                      <a:effectRef idx="0"/>
                      <a:fontRef idx="minor"/>
                    </wps:style>
                    <wps:txbx>
                      <w:txbxContent>
                        <w:p>
                          <w:pPr>
                            <w:pStyle w:val="TextBody"/>
                            <w:spacing w:before="14" w:after="0"/>
                            <w:ind w:left="60" w:hanging="0"/>
                            <w:rPr/>
                          </w:pPr>
                          <w:r>
                            <w:rPr/>
                            <w:fldChar w:fldCharType="begin"/>
                          </w:r>
                          <w:r>
                            <w:rPr/>
                            <w:instrText> PAGE </w:instrText>
                          </w:r>
                          <w:r>
                            <w:rPr/>
                            <w:fldChar w:fldCharType="separate"/>
                          </w:r>
                          <w:r>
                            <w:rPr/>
                            <w:t>12</w:t>
                          </w:r>
                          <w:r>
                            <w:rPr/>
                            <w:fldChar w:fldCharType="end"/>
                          </w:r>
                        </w:p>
                      </w:txbxContent>
                    </wps:txbx>
                    <wps:bodyPr lIns="0" rIns="0" tIns="0" bIns="0">
                      <a:noAutofit/>
                    </wps:bodyPr>
                  </wps:wsp>
                </a:graphicData>
              </a:graphic>
            </wp:anchor>
          </w:drawing>
        </mc:Choice>
        <mc:Fallback>
          <w:pict>
            <v:rect id="shape_0" ID="Image19" stroked="f" style="position:absolute;margin-left:297.55pt;margin-top:747.4pt;width:16.9pt;height:15.35pt;mso-position-horizontal-relative:page;mso-position-vertical-relative:page">
              <w10:wrap type="square"/>
              <v:fill o:detectmouseclick="t" on="false"/>
              <v:stroke color="#3465a4" joinstyle="round" endcap="flat"/>
              <v:textbox>
                <w:txbxContent>
                  <w:p>
                    <w:pPr>
                      <w:pStyle w:val="TextBody"/>
                      <w:spacing w:before="14" w:after="0"/>
                      <w:ind w:left="60" w:hanging="0"/>
                      <w:rPr/>
                    </w:pPr>
                    <w:r>
                      <w:rPr/>
                      <w:fldChar w:fldCharType="begin"/>
                    </w:r>
                    <w:r>
                      <w:rPr/>
                      <w:instrText> PAGE </w:instrText>
                    </w:r>
                    <w:r>
                      <w:rPr/>
                      <w:fldChar w:fldCharType="separate"/>
                    </w:r>
                    <w:r>
                      <w:rPr/>
                      <w:t>12</w:t>
                    </w:r>
                    <w:r>
                      <w:rPr/>
                      <w:fldChar w:fldCharType="end"/>
                    </w:r>
                  </w:p>
                </w:txbxContent>
              </v:textbox>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22">
              <wp:simplePos x="0" y="0"/>
              <wp:positionH relativeFrom="page">
                <wp:posOffset>822960</wp:posOffset>
              </wp:positionH>
              <wp:positionV relativeFrom="page">
                <wp:posOffset>529590</wp:posOffset>
              </wp:positionV>
              <wp:extent cx="4300855" cy="1270"/>
              <wp:effectExtent l="0" t="0" r="0" b="0"/>
              <wp:wrapNone/>
              <wp:docPr id="6" name="Image3"/>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3" stroked="t" style="position:absolute;mso-position-horizontal-relative:page;mso-position-vertical-relative:page">
              <v:stroke color="black" weight="5040" joinstyle="round" endcap="flat"/>
              <v:fill o:detectmouseclick="t" on="false"/>
            </v:line>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2">
              <wp:simplePos x="0" y="0"/>
              <wp:positionH relativeFrom="page">
                <wp:posOffset>822960</wp:posOffset>
              </wp:positionH>
              <wp:positionV relativeFrom="page">
                <wp:posOffset>529590</wp:posOffset>
              </wp:positionV>
              <wp:extent cx="4300855" cy="1270"/>
              <wp:effectExtent l="0" t="0" r="0" b="0"/>
              <wp:wrapNone/>
              <wp:docPr id="50" name="Image25"/>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25" stroked="t" style="position:absolute;mso-position-horizontal-relative:page;mso-position-vertical-relative:page">
              <v:stroke color="black" weight="5040" joinstyle="round" endcap="flat"/>
              <v:fill o:detectmouseclick="t" on="false"/>
            </v:line>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4">
              <wp:simplePos x="0" y="0"/>
              <wp:positionH relativeFrom="page">
                <wp:posOffset>822960</wp:posOffset>
              </wp:positionH>
              <wp:positionV relativeFrom="page">
                <wp:posOffset>529590</wp:posOffset>
              </wp:positionV>
              <wp:extent cx="4300855" cy="1270"/>
              <wp:effectExtent l="0" t="0" r="0" b="0"/>
              <wp:wrapNone/>
              <wp:docPr id="53" name="Image27"/>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27" stroked="t" style="position:absolute;mso-position-horizontal-relative:page;mso-position-vertical-relative:page">
              <v:stroke color="black" weight="5040" joinstyle="round" endcap="flat"/>
              <v:fill o:detectmouseclick="t" on="false"/>
            </v:line>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6">
              <wp:simplePos x="0" y="0"/>
              <wp:positionH relativeFrom="page">
                <wp:posOffset>822960</wp:posOffset>
              </wp:positionH>
              <wp:positionV relativeFrom="page">
                <wp:posOffset>529590</wp:posOffset>
              </wp:positionV>
              <wp:extent cx="4300855" cy="1270"/>
              <wp:effectExtent l="0" t="0" r="0" b="0"/>
              <wp:wrapNone/>
              <wp:docPr id="58" name="Image29"/>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29" stroked="t" style="position:absolute;mso-position-horizontal-relative:page;mso-position-vertical-relative:page">
              <v:stroke color="black" weight="5040" joinstyle="round" endcap="flat"/>
              <v:fill o:detectmouseclick="t" on="false"/>
            </v:line>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78">
              <wp:simplePos x="0" y="0"/>
              <wp:positionH relativeFrom="page">
                <wp:posOffset>822960</wp:posOffset>
              </wp:positionH>
              <wp:positionV relativeFrom="page">
                <wp:posOffset>529590</wp:posOffset>
              </wp:positionV>
              <wp:extent cx="4300855" cy="1270"/>
              <wp:effectExtent l="0" t="0" r="0" b="0"/>
              <wp:wrapNone/>
              <wp:docPr id="61" name="Image31"/>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31" stroked="t" style="position:absolute;mso-position-horizontal-relative:page;mso-position-vertical-relative:page">
              <v:stroke color="black" weight="5040" joinstyle="round" endcap="flat"/>
              <v:fill o:detectmouseclick="t" on="false"/>
            </v:line>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0">
              <wp:simplePos x="0" y="0"/>
              <wp:positionH relativeFrom="page">
                <wp:posOffset>822960</wp:posOffset>
              </wp:positionH>
              <wp:positionV relativeFrom="page">
                <wp:posOffset>529590</wp:posOffset>
              </wp:positionV>
              <wp:extent cx="4300855" cy="1270"/>
              <wp:effectExtent l="0" t="0" r="0" b="0"/>
              <wp:wrapNone/>
              <wp:docPr id="65" name="Image33"/>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33" stroked="t" style="position:absolute;mso-position-horizontal-relative:page;mso-position-vertical-relative:page">
              <v:stroke color="black" weight="5040" joinstyle="round" endcap="flat"/>
              <v:fill o:detectmouseclick="t" on="false"/>
            </v:line>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4">
              <wp:simplePos x="0" y="0"/>
              <wp:positionH relativeFrom="page">
                <wp:posOffset>822960</wp:posOffset>
              </wp:positionH>
              <wp:positionV relativeFrom="page">
                <wp:posOffset>529590</wp:posOffset>
              </wp:positionV>
              <wp:extent cx="4300855" cy="1270"/>
              <wp:effectExtent l="0" t="0" r="0" b="0"/>
              <wp:wrapNone/>
              <wp:docPr id="70" name="Image35"/>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35" stroked="t" style="position:absolute;mso-position-horizontal-relative:page;mso-position-vertical-relative:page">
              <v:stroke color="black" weight="5040" joinstyle="round" endcap="flat"/>
              <v:fill o:detectmouseclick="t" on="false"/>
            </v:line>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85">
              <wp:simplePos x="0" y="0"/>
              <wp:positionH relativeFrom="page">
                <wp:posOffset>822960</wp:posOffset>
              </wp:positionH>
              <wp:positionV relativeFrom="page">
                <wp:posOffset>529590</wp:posOffset>
              </wp:positionV>
              <wp:extent cx="4300855" cy="1270"/>
              <wp:effectExtent l="0" t="0" r="0" b="0"/>
              <wp:wrapNone/>
              <wp:docPr id="75" name="Image37"/>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37" stroked="t" style="position:absolute;mso-position-horizontal-relative:page;mso-position-vertical-relative:page">
              <v:stroke color="black" weight="5040" joinstyle="round" endcap="flat"/>
              <v:fill o:detectmouseclick="t" on="false"/>
            </v:line>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0">
              <wp:simplePos x="0" y="0"/>
              <wp:positionH relativeFrom="page">
                <wp:posOffset>822960</wp:posOffset>
              </wp:positionH>
              <wp:positionV relativeFrom="page">
                <wp:posOffset>529590</wp:posOffset>
              </wp:positionV>
              <wp:extent cx="4300855" cy="1270"/>
              <wp:effectExtent l="0" t="0" r="0" b="0"/>
              <wp:wrapNone/>
              <wp:docPr id="78" name="Image39"/>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39" stroked="t" style="position:absolute;mso-position-horizontal-relative:page;mso-position-vertical-relative:page">
              <v:stroke color="black" weight="5040" joinstyle="round" endcap="flat"/>
              <v:fill o:detectmouseclick="t" on="false"/>
            </v:line>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4">
              <wp:simplePos x="0" y="0"/>
              <wp:positionH relativeFrom="page">
                <wp:posOffset>822960</wp:posOffset>
              </wp:positionH>
              <wp:positionV relativeFrom="page">
                <wp:posOffset>529590</wp:posOffset>
              </wp:positionV>
              <wp:extent cx="4300855" cy="1270"/>
              <wp:effectExtent l="0" t="0" r="0" b="0"/>
              <wp:wrapNone/>
              <wp:docPr id="81" name="Image41"/>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41" stroked="t" style="position:absolute;mso-position-horizontal-relative:page;mso-position-vertical-relative:page">
              <v:stroke color="black" weight="5040" joinstyle="round" endcap="flat"/>
              <v:fill o:detectmouseclick="t" on="false"/>
            </v:line>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98">
              <wp:simplePos x="0" y="0"/>
              <wp:positionH relativeFrom="page">
                <wp:posOffset>822960</wp:posOffset>
              </wp:positionH>
              <wp:positionV relativeFrom="page">
                <wp:posOffset>529590</wp:posOffset>
              </wp:positionV>
              <wp:extent cx="4300855" cy="1270"/>
              <wp:effectExtent l="0" t="0" r="0" b="0"/>
              <wp:wrapNone/>
              <wp:docPr id="87" name="Image45"/>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45" stroked="t" style="position:absolute;mso-position-horizontal-relative:page;mso-position-vertical-relative:page">
              <v:stroke color="black" weight="5040" joinstyle="round" endcap="flat"/>
              <v:fill o:detectmouseclick="t" on="false"/>
            </v:line>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6">
              <wp:simplePos x="0" y="0"/>
              <wp:positionH relativeFrom="page">
                <wp:posOffset>822960</wp:posOffset>
              </wp:positionH>
              <wp:positionV relativeFrom="page">
                <wp:posOffset>529590</wp:posOffset>
              </wp:positionV>
              <wp:extent cx="4300855" cy="1270"/>
              <wp:effectExtent l="0" t="0" r="0" b="0"/>
              <wp:wrapNone/>
              <wp:docPr id="9" name="Image5"/>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5" stroked="t" style="position:absolute;mso-position-horizontal-relative:page;mso-position-vertical-relative:page">
              <v:stroke color="black" weight="5040" joinstyle="round" endcap="flat"/>
              <v:fill o:detectmouseclick="t" on="false"/>
            </v:line>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0">
              <wp:simplePos x="0" y="0"/>
              <wp:positionH relativeFrom="page">
                <wp:posOffset>822960</wp:posOffset>
              </wp:positionH>
              <wp:positionV relativeFrom="page">
                <wp:posOffset>529590</wp:posOffset>
              </wp:positionV>
              <wp:extent cx="4300855" cy="1270"/>
              <wp:effectExtent l="0" t="0" r="0" b="0"/>
              <wp:wrapNone/>
              <wp:docPr id="92" name="Image48"/>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48" stroked="t" style="position:absolute;mso-position-horizontal-relative:page;mso-position-vertical-relative:page">
              <v:stroke color="black" weight="5040" joinstyle="round" endcap="flat"/>
              <v:fill o:detectmouseclick="t" on="false"/>
            </v:line>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3">
              <wp:simplePos x="0" y="0"/>
              <wp:positionH relativeFrom="page">
                <wp:posOffset>822960</wp:posOffset>
              </wp:positionH>
              <wp:positionV relativeFrom="page">
                <wp:posOffset>529590</wp:posOffset>
              </wp:positionV>
              <wp:extent cx="4300855" cy="1270"/>
              <wp:effectExtent l="0" t="0" r="0" b="0"/>
              <wp:wrapNone/>
              <wp:docPr id="95" name="Image50"/>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50" stroked="t" style="position:absolute;mso-position-horizontal-relative:page;mso-position-vertical-relative:page">
              <v:stroke color="black" weight="5040" joinstyle="round" endcap="flat"/>
              <v:fill o:detectmouseclick="t" on="false"/>
            </v:line>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6">
              <wp:simplePos x="0" y="0"/>
              <wp:positionH relativeFrom="page">
                <wp:posOffset>822960</wp:posOffset>
              </wp:positionH>
              <wp:positionV relativeFrom="page">
                <wp:posOffset>529590</wp:posOffset>
              </wp:positionV>
              <wp:extent cx="4300855" cy="1270"/>
              <wp:effectExtent l="0" t="0" r="0" b="0"/>
              <wp:wrapNone/>
              <wp:docPr id="99" name="Image52"/>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52" stroked="t" style="position:absolute;mso-position-horizontal-relative:page;mso-position-vertical-relative:page">
              <v:stroke color="black" weight="5040" joinstyle="round" endcap="flat"/>
              <v:fill o:detectmouseclick="t" on="false"/>
            </v:line>
          </w:pict>
        </mc:Fallback>
      </mc:AlternateContent>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09">
              <wp:simplePos x="0" y="0"/>
              <wp:positionH relativeFrom="page">
                <wp:posOffset>822960</wp:posOffset>
              </wp:positionH>
              <wp:positionV relativeFrom="page">
                <wp:posOffset>529590</wp:posOffset>
              </wp:positionV>
              <wp:extent cx="4300855" cy="1270"/>
              <wp:effectExtent l="0" t="0" r="0" b="0"/>
              <wp:wrapNone/>
              <wp:docPr id="102" name="Image54"/>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54" stroked="t" style="position:absolute;mso-position-horizontal-relative:page;mso-position-vertical-relative:page">
              <v:stroke color="black" weight="5040" joinstyle="round" endcap="flat"/>
              <v:fill o:detectmouseclick="t" on="false"/>
            </v:line>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13">
              <wp:simplePos x="0" y="0"/>
              <wp:positionH relativeFrom="page">
                <wp:posOffset>822960</wp:posOffset>
              </wp:positionH>
              <wp:positionV relativeFrom="page">
                <wp:posOffset>529590</wp:posOffset>
              </wp:positionV>
              <wp:extent cx="4300855" cy="1270"/>
              <wp:effectExtent l="0" t="0" r="0" b="0"/>
              <wp:wrapNone/>
              <wp:docPr id="107" name="Image56"/>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56" stroked="t" style="position:absolute;mso-position-horizontal-relative:page;mso-position-vertical-relative:page">
              <v:stroke color="black" weight="5040" joinstyle="round" endcap="flat"/>
              <v:fill o:detectmouseclick="t" on="false"/>
            </v:line>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18">
              <wp:simplePos x="0" y="0"/>
              <wp:positionH relativeFrom="page">
                <wp:posOffset>822960</wp:posOffset>
              </wp:positionH>
              <wp:positionV relativeFrom="page">
                <wp:posOffset>529590</wp:posOffset>
              </wp:positionV>
              <wp:extent cx="4300855" cy="1270"/>
              <wp:effectExtent l="0" t="0" r="0" b="0"/>
              <wp:wrapNone/>
              <wp:docPr id="112" name="Image59"/>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59" stroked="t" style="position:absolute;mso-position-horizontal-relative:page;mso-position-vertical-relative:page">
              <v:stroke color="black" weight="5040" joinstyle="round" endcap="flat"/>
              <v:fill o:detectmouseclick="t" on="false"/>
            </v:line>
          </w:pict>
        </mc:Fallback>
      </mc:AlternateContent>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1">
              <wp:simplePos x="0" y="0"/>
              <wp:positionH relativeFrom="page">
                <wp:posOffset>822960</wp:posOffset>
              </wp:positionH>
              <wp:positionV relativeFrom="page">
                <wp:posOffset>529590</wp:posOffset>
              </wp:positionV>
              <wp:extent cx="4300855" cy="1270"/>
              <wp:effectExtent l="0" t="0" r="0" b="0"/>
              <wp:wrapNone/>
              <wp:docPr id="116" name="Image61"/>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61" stroked="t" style="position:absolute;mso-position-horizontal-relative:page;mso-position-vertical-relative:page">
              <v:stroke color="black" weight="5040" joinstyle="round" endcap="flat"/>
              <v:fill o:detectmouseclick="t" on="false"/>
            </v:line>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3">
              <wp:simplePos x="0" y="0"/>
              <wp:positionH relativeFrom="page">
                <wp:posOffset>822960</wp:posOffset>
              </wp:positionH>
              <wp:positionV relativeFrom="page">
                <wp:posOffset>529590</wp:posOffset>
              </wp:positionV>
              <wp:extent cx="4300855" cy="1270"/>
              <wp:effectExtent l="0" t="0" r="0" b="0"/>
              <wp:wrapNone/>
              <wp:docPr id="121" name="Image63"/>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63" stroked="t" style="position:absolute;mso-position-horizontal-relative:page;mso-position-vertical-relative:page">
              <v:stroke color="black" weight="5040" joinstyle="round" endcap="flat"/>
              <v:fill o:detectmouseclick="t" on="false"/>
            </v:line>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8">
              <wp:simplePos x="0" y="0"/>
              <wp:positionH relativeFrom="page">
                <wp:posOffset>822960</wp:posOffset>
              </wp:positionH>
              <wp:positionV relativeFrom="page">
                <wp:posOffset>529590</wp:posOffset>
              </wp:positionV>
              <wp:extent cx="4300855" cy="1270"/>
              <wp:effectExtent l="0" t="0" r="0" b="0"/>
              <wp:wrapNone/>
              <wp:docPr id="125" name="Image65"/>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65" stroked="t" style="position:absolute;mso-position-horizontal-relative:page;mso-position-vertical-relative:page">
              <v:stroke color="black" weight="5040" joinstyle="round" endcap="flat"/>
              <v:fill o:detectmouseclick="t" on="false"/>
            </v:line>
          </w:pict>
        </mc:Fallback>
      </mc:AlternateContent>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29">
              <wp:simplePos x="0" y="0"/>
              <wp:positionH relativeFrom="page">
                <wp:posOffset>822960</wp:posOffset>
              </wp:positionH>
              <wp:positionV relativeFrom="page">
                <wp:posOffset>529590</wp:posOffset>
              </wp:positionV>
              <wp:extent cx="4300855" cy="1270"/>
              <wp:effectExtent l="0" t="0" r="0" b="0"/>
              <wp:wrapNone/>
              <wp:docPr id="130" name="Image67"/>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67" stroked="t" style="position:absolute;mso-position-horizontal-relative:page;mso-position-vertical-relative:page">
              <v:stroke color="black" weight="5040" joinstyle="round" endcap="flat"/>
              <v:fill o:detectmouseclick="t" on="false"/>
            </v:line>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48">
              <wp:simplePos x="0" y="0"/>
              <wp:positionH relativeFrom="page">
                <wp:posOffset>822960</wp:posOffset>
              </wp:positionH>
              <wp:positionV relativeFrom="page">
                <wp:posOffset>529590</wp:posOffset>
              </wp:positionV>
              <wp:extent cx="4300855" cy="1270"/>
              <wp:effectExtent l="0" t="0" r="0" b="0"/>
              <wp:wrapNone/>
              <wp:docPr id="13" name="Image7"/>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7" stroked="t" style="position:absolute;mso-position-horizontal-relative:page;mso-position-vertical-relative:page">
              <v:stroke color="black" weight="5040" joinstyle="round" endcap="flat"/>
              <v:fill o:detectmouseclick="t" on="false"/>
            </v:line>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1">
              <wp:simplePos x="0" y="0"/>
              <wp:positionH relativeFrom="page">
                <wp:posOffset>822960</wp:posOffset>
              </wp:positionH>
              <wp:positionV relativeFrom="page">
                <wp:posOffset>529590</wp:posOffset>
              </wp:positionV>
              <wp:extent cx="4300855" cy="1270"/>
              <wp:effectExtent l="0" t="0" r="0" b="0"/>
              <wp:wrapNone/>
              <wp:docPr id="134" name="Image69"/>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69" stroked="t" style="position:absolute;mso-position-horizontal-relative:page;mso-position-vertical-relative:page">
              <v:stroke color="black" weight="5040" joinstyle="round" endcap="flat"/>
              <v:fill o:detectmouseclick="t" on="false"/>
            </v:line>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4">
              <wp:simplePos x="0" y="0"/>
              <wp:positionH relativeFrom="page">
                <wp:posOffset>822960</wp:posOffset>
              </wp:positionH>
              <wp:positionV relativeFrom="page">
                <wp:posOffset>529590</wp:posOffset>
              </wp:positionV>
              <wp:extent cx="4300855" cy="1270"/>
              <wp:effectExtent l="0" t="0" r="0" b="0"/>
              <wp:wrapNone/>
              <wp:docPr id="137" name="Image71"/>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71" stroked="t" style="position:absolute;mso-position-horizontal-relative:page;mso-position-vertical-relative:page">
              <v:stroke color="black" weight="5040" joinstyle="round" endcap="flat"/>
              <v:fill o:detectmouseclick="t" on="false"/>
            </v:line>
          </w:pict>
        </mc:Fallback>
      </mc:AlternateContent>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38">
              <wp:simplePos x="0" y="0"/>
              <wp:positionH relativeFrom="page">
                <wp:posOffset>822960</wp:posOffset>
              </wp:positionH>
              <wp:positionV relativeFrom="page">
                <wp:posOffset>529590</wp:posOffset>
              </wp:positionV>
              <wp:extent cx="4300855" cy="1270"/>
              <wp:effectExtent l="0" t="0" r="0" b="0"/>
              <wp:wrapNone/>
              <wp:docPr id="140" name="Image73"/>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73" stroked="t" style="position:absolute;mso-position-horizontal-relative:page;mso-position-vertical-relative:page">
              <v:stroke color="black" weight="5040" joinstyle="round" endcap="flat"/>
              <v:fill o:detectmouseclick="t" on="false"/>
            </v:line>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1">
              <wp:simplePos x="0" y="0"/>
              <wp:positionH relativeFrom="page">
                <wp:posOffset>822960</wp:posOffset>
              </wp:positionH>
              <wp:positionV relativeFrom="page">
                <wp:posOffset>529590</wp:posOffset>
              </wp:positionV>
              <wp:extent cx="4300855" cy="1270"/>
              <wp:effectExtent l="0" t="0" r="0" b="0"/>
              <wp:wrapNone/>
              <wp:docPr id="145" name="Image75"/>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75" stroked="t" style="position:absolute;mso-position-horizontal-relative:page;mso-position-vertical-relative:page">
              <v:stroke color="black" weight="5040" joinstyle="round" endcap="flat"/>
              <v:fill o:detectmouseclick="t" on="false"/>
            </v:line>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3">
              <wp:simplePos x="0" y="0"/>
              <wp:positionH relativeFrom="page">
                <wp:posOffset>822960</wp:posOffset>
              </wp:positionH>
              <wp:positionV relativeFrom="page">
                <wp:posOffset>529590</wp:posOffset>
              </wp:positionV>
              <wp:extent cx="4300855" cy="1270"/>
              <wp:effectExtent l="0" t="0" r="0" b="0"/>
              <wp:wrapNone/>
              <wp:docPr id="149" name="Image77"/>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77" stroked="t" style="position:absolute;mso-position-horizontal-relative:page;mso-position-vertical-relative:page">
              <v:stroke color="black" weight="5040" joinstyle="round" endcap="flat"/>
              <v:fill o:detectmouseclick="t" on="false"/>
            </v:line>
          </w:pict>
        </mc:Fallback>
      </mc:AlternateContent>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5">
              <wp:simplePos x="0" y="0"/>
              <wp:positionH relativeFrom="page">
                <wp:posOffset>822960</wp:posOffset>
              </wp:positionH>
              <wp:positionV relativeFrom="page">
                <wp:posOffset>529590</wp:posOffset>
              </wp:positionV>
              <wp:extent cx="4300855" cy="1270"/>
              <wp:effectExtent l="0" t="0" r="0" b="0"/>
              <wp:wrapNone/>
              <wp:docPr id="153" name="Image79"/>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79" stroked="t" style="position:absolute;mso-position-horizontal-relative:page;mso-position-vertical-relative:page">
              <v:stroke color="black" weight="5040" joinstyle="round" endcap="flat"/>
              <v:fill o:detectmouseclick="t" on="false"/>
            </v:line>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48">
              <wp:simplePos x="0" y="0"/>
              <wp:positionH relativeFrom="page">
                <wp:posOffset>822960</wp:posOffset>
              </wp:positionH>
              <wp:positionV relativeFrom="page">
                <wp:posOffset>529590</wp:posOffset>
              </wp:positionV>
              <wp:extent cx="4300855" cy="1270"/>
              <wp:effectExtent l="0" t="0" r="0" b="0"/>
              <wp:wrapNone/>
              <wp:docPr id="156" name="Image81"/>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81" stroked="t" style="position:absolute;mso-position-horizontal-relative:page;mso-position-vertical-relative:page">
              <v:stroke color="black" weight="5040" joinstyle="round" endcap="flat"/>
              <v:fill o:detectmouseclick="t" on="false"/>
            </v:line>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151">
              <wp:simplePos x="0" y="0"/>
              <wp:positionH relativeFrom="page">
                <wp:posOffset>822960</wp:posOffset>
              </wp:positionH>
              <wp:positionV relativeFrom="page">
                <wp:posOffset>529590</wp:posOffset>
              </wp:positionV>
              <wp:extent cx="4300855" cy="1270"/>
              <wp:effectExtent l="0" t="0" r="0" b="0"/>
              <wp:wrapNone/>
              <wp:docPr id="159" name="Image83"/>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83" stroked="t" style="position:absolute;mso-position-horizontal-relative:page;mso-position-vertical-relative:page">
              <v:stroke color="black" weight="5040" joinstyle="round" endcap="flat"/>
              <v:fill o:detectmouseclick="t" on="false"/>
            </v:line>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3">
              <wp:simplePos x="0" y="0"/>
              <wp:positionH relativeFrom="page">
                <wp:posOffset>822960</wp:posOffset>
              </wp:positionH>
              <wp:positionV relativeFrom="page">
                <wp:posOffset>529590</wp:posOffset>
              </wp:positionV>
              <wp:extent cx="4300855" cy="1270"/>
              <wp:effectExtent l="0" t="0" r="0" b="0"/>
              <wp:wrapNone/>
              <wp:docPr id="22" name="Image12"/>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12" stroked="t" style="position:absolute;mso-position-horizontal-relative:page;mso-position-vertical-relative:page">
              <v:stroke color="black" weight="5040" joinstyle="round" endcap="flat"/>
              <v:fill o:detectmouseclick="t" on="false"/>
            </v:line>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57">
              <wp:simplePos x="0" y="0"/>
              <wp:positionH relativeFrom="page">
                <wp:posOffset>822960</wp:posOffset>
              </wp:positionH>
              <wp:positionV relativeFrom="page">
                <wp:posOffset>529590</wp:posOffset>
              </wp:positionV>
              <wp:extent cx="4300855" cy="1270"/>
              <wp:effectExtent l="0" t="0" r="0" b="0"/>
              <wp:wrapNone/>
              <wp:docPr id="26" name="Image14"/>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14" stroked="t" style="position:absolute;mso-position-horizontal-relative:page;mso-position-vertical-relative:page">
              <v:stroke color="black" weight="5040" joinstyle="round" endcap="flat"/>
              <v:fill o:detectmouseclick="t" on="false"/>
            </v:line>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1">
              <wp:simplePos x="0" y="0"/>
              <wp:positionH relativeFrom="page">
                <wp:posOffset>822960</wp:posOffset>
              </wp:positionH>
              <wp:positionV relativeFrom="page">
                <wp:posOffset>529590</wp:posOffset>
              </wp:positionV>
              <wp:extent cx="4300855" cy="1270"/>
              <wp:effectExtent l="0" t="0" r="0" b="0"/>
              <wp:wrapNone/>
              <wp:docPr id="30" name="Image16"/>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16" stroked="t" style="position:absolute;mso-position-horizontal-relative:page;mso-position-vertical-relative:page">
              <v:stroke color="black" weight="5040" joinstyle="round" endcap="flat"/>
              <v:fill o:detectmouseclick="t" on="false"/>
            </v:line>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3">
              <wp:simplePos x="0" y="0"/>
              <wp:positionH relativeFrom="page">
                <wp:posOffset>822960</wp:posOffset>
              </wp:positionH>
              <wp:positionV relativeFrom="page">
                <wp:posOffset>529590</wp:posOffset>
              </wp:positionV>
              <wp:extent cx="4300855" cy="1270"/>
              <wp:effectExtent l="0" t="0" r="0" b="0"/>
              <wp:wrapNone/>
              <wp:docPr id="35" name="Image18"/>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18" stroked="t" style="position:absolute;mso-position-horizontal-relative:page;mso-position-vertical-relative:page">
              <v:stroke color="black" weight="5040" joinstyle="round" endcap="flat"/>
              <v:fill o:detectmouseclick="t" on="false"/>
            </v:line>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5">
              <wp:simplePos x="0" y="0"/>
              <wp:positionH relativeFrom="page">
                <wp:posOffset>822960</wp:posOffset>
              </wp:positionH>
              <wp:positionV relativeFrom="page">
                <wp:posOffset>529590</wp:posOffset>
              </wp:positionV>
              <wp:extent cx="4300855" cy="1270"/>
              <wp:effectExtent l="0" t="0" r="0" b="0"/>
              <wp:wrapNone/>
              <wp:docPr id="40" name="Image20"/>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20" stroked="t" style="position:absolute;mso-position-horizontal-relative:page;mso-position-vertical-relative:page">
              <v:stroke color="black" weight="5040" joinstyle="round" endcap="flat"/>
              <v:fill o:detectmouseclick="t" on="false"/>
            </v:line>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0" allowOverlap="1" relativeHeight="69">
              <wp:simplePos x="0" y="0"/>
              <wp:positionH relativeFrom="page">
                <wp:posOffset>822960</wp:posOffset>
              </wp:positionH>
              <wp:positionV relativeFrom="page">
                <wp:posOffset>529590</wp:posOffset>
              </wp:positionV>
              <wp:extent cx="4300855" cy="1270"/>
              <wp:effectExtent l="0" t="0" r="0" b="0"/>
              <wp:wrapNone/>
              <wp:docPr id="44" name="Image22"/>
              <a:graphic xmlns:a="http://schemas.openxmlformats.org/drawingml/2006/main">
                <a:graphicData uri="http://schemas.microsoft.com/office/word/2010/wordprocessingShape">
                  <wps:wsp>
                    <wps:cNvSpPr/>
                    <wps:spPr>
                      <a:xfrm>
                        <a:off x="0" y="0"/>
                        <a:ext cx="4300200" cy="0"/>
                      </a:xfrm>
                      <a:prstGeom prst="line">
                        <a:avLst/>
                      </a:prstGeom>
                      <a:ln w="5040">
                        <a:solidFill>
                          <a:srgbClr val="000000"/>
                        </a:solidFill>
                        <a:round/>
                      </a:ln>
                    </wps:spPr>
                    <wps:style>
                      <a:lnRef idx="0"/>
                      <a:fillRef idx="0"/>
                      <a:effectRef idx="0"/>
                      <a:fontRef idx="minor"/>
                    </wps:style>
                    <wps:bodyPr/>
                  </wps:wsp>
                </a:graphicData>
              </a:graphic>
            </wp:anchor>
          </w:drawing>
        </mc:Choice>
        <mc:Fallback>
          <w:pict>
            <v:line id="shape_0" from="64.8pt,41.7pt" to="403.35pt,41.7pt" ID="Image22" stroked="t" style="position:absolute;mso-position-horizontal-relative:page;mso-position-vertical-relative:page">
              <v:stroke color="black" weight="5040" joinstyle="round" endcap="flat"/>
              <v:fill o:detectmouseclick="t" on="false"/>
            </v:line>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519" w:hanging="364"/>
      </w:pPr>
      <w:rPr>
        <w:sz w:val="22"/>
        <w:szCs w:val="22"/>
        <w:w w:val="99"/>
        <w:rFonts w:ascii="Book Antiqua" w:hAnsi="Book Antiqua" w:eastAsia="Book Antiqua" w:cs="Book Antiqua"/>
      </w:rPr>
    </w:lvl>
    <w:lvl w:ilvl="1">
      <w:start w:val="0"/>
      <w:numFmt w:val="bullet"/>
      <w:lvlText w:val=""/>
      <w:lvlJc w:val="left"/>
      <w:pPr>
        <w:tabs>
          <w:tab w:val="num" w:pos="0"/>
        </w:tabs>
        <w:ind w:left="1482" w:hanging="364"/>
      </w:pPr>
      <w:rPr>
        <w:rFonts w:ascii="Symbol" w:hAnsi="Symbol" w:cs="Symbol" w:hint="default"/>
      </w:rPr>
    </w:lvl>
    <w:lvl w:ilvl="2">
      <w:start w:val="0"/>
      <w:numFmt w:val="bullet"/>
      <w:lvlText w:val=""/>
      <w:lvlJc w:val="left"/>
      <w:pPr>
        <w:tabs>
          <w:tab w:val="num" w:pos="0"/>
        </w:tabs>
        <w:ind w:left="2444" w:hanging="364"/>
      </w:pPr>
      <w:rPr>
        <w:rFonts w:ascii="Symbol" w:hAnsi="Symbol" w:cs="Symbol" w:hint="default"/>
      </w:rPr>
    </w:lvl>
    <w:lvl w:ilvl="3">
      <w:start w:val="0"/>
      <w:numFmt w:val="bullet"/>
      <w:lvlText w:val=""/>
      <w:lvlJc w:val="left"/>
      <w:pPr>
        <w:tabs>
          <w:tab w:val="num" w:pos="0"/>
        </w:tabs>
        <w:ind w:left="3406" w:hanging="364"/>
      </w:pPr>
      <w:rPr>
        <w:rFonts w:ascii="Symbol" w:hAnsi="Symbol" w:cs="Symbol" w:hint="default"/>
      </w:rPr>
    </w:lvl>
    <w:lvl w:ilvl="4">
      <w:start w:val="0"/>
      <w:numFmt w:val="bullet"/>
      <w:lvlText w:val=""/>
      <w:lvlJc w:val="left"/>
      <w:pPr>
        <w:tabs>
          <w:tab w:val="num" w:pos="0"/>
        </w:tabs>
        <w:ind w:left="4368" w:hanging="364"/>
      </w:pPr>
      <w:rPr>
        <w:rFonts w:ascii="Symbol" w:hAnsi="Symbol" w:cs="Symbol" w:hint="default"/>
      </w:rPr>
    </w:lvl>
    <w:lvl w:ilvl="5">
      <w:start w:val="0"/>
      <w:numFmt w:val="bullet"/>
      <w:lvlText w:val=""/>
      <w:lvlJc w:val="left"/>
      <w:pPr>
        <w:tabs>
          <w:tab w:val="num" w:pos="0"/>
        </w:tabs>
        <w:ind w:left="5330" w:hanging="364"/>
      </w:pPr>
      <w:rPr>
        <w:rFonts w:ascii="Symbol" w:hAnsi="Symbol" w:cs="Symbol" w:hint="default"/>
      </w:rPr>
    </w:lvl>
    <w:lvl w:ilvl="6">
      <w:start w:val="0"/>
      <w:numFmt w:val="bullet"/>
      <w:lvlText w:val=""/>
      <w:lvlJc w:val="left"/>
      <w:pPr>
        <w:tabs>
          <w:tab w:val="num" w:pos="0"/>
        </w:tabs>
        <w:ind w:left="6292" w:hanging="364"/>
      </w:pPr>
      <w:rPr>
        <w:rFonts w:ascii="Symbol" w:hAnsi="Symbol" w:cs="Symbol" w:hint="default"/>
      </w:rPr>
    </w:lvl>
    <w:lvl w:ilvl="7">
      <w:start w:val="0"/>
      <w:numFmt w:val="bullet"/>
      <w:lvlText w:val=""/>
      <w:lvlJc w:val="left"/>
      <w:pPr>
        <w:tabs>
          <w:tab w:val="num" w:pos="0"/>
        </w:tabs>
        <w:ind w:left="7254" w:hanging="364"/>
      </w:pPr>
      <w:rPr>
        <w:rFonts w:ascii="Symbol" w:hAnsi="Symbol" w:cs="Symbol" w:hint="default"/>
      </w:rPr>
    </w:lvl>
    <w:lvl w:ilvl="8">
      <w:start w:val="0"/>
      <w:numFmt w:val="bullet"/>
      <w:lvlText w:val=""/>
      <w:lvlJc w:val="left"/>
      <w:pPr>
        <w:tabs>
          <w:tab w:val="num" w:pos="0"/>
        </w:tabs>
        <w:ind w:left="8216" w:hanging="364"/>
      </w:pPr>
      <w:rPr>
        <w:rFonts w:ascii="Symbol" w:hAnsi="Symbol" w:cs="Symbol" w:hint="default"/>
      </w:rPr>
    </w:lvl>
  </w:abstractNum>
  <w:abstractNum w:abstractNumId="2">
    <w:lvl w:ilvl="0">
      <w:numFmt w:val="bullet"/>
      <w:lvlText w:val="•"/>
      <w:lvlJc w:val="left"/>
      <w:pPr>
        <w:tabs>
          <w:tab w:val="num" w:pos="0"/>
        </w:tabs>
        <w:ind w:left="701" w:hanging="219"/>
      </w:pPr>
      <w:rPr>
        <w:rFonts w:ascii="Arial Narrow" w:hAnsi="Arial Narrow" w:cs="Arial Narrow" w:hint="default"/>
      </w:rPr>
    </w:lvl>
    <w:lvl w:ilvl="1">
      <w:start w:val="0"/>
      <w:numFmt w:val="bullet"/>
      <w:lvlText w:val=""/>
      <w:lvlJc w:val="left"/>
      <w:pPr>
        <w:tabs>
          <w:tab w:val="num" w:pos="0"/>
        </w:tabs>
        <w:ind w:left="1644" w:hanging="219"/>
      </w:pPr>
      <w:rPr>
        <w:rFonts w:ascii="Symbol" w:hAnsi="Symbol" w:cs="Symbol" w:hint="default"/>
      </w:rPr>
    </w:lvl>
    <w:lvl w:ilvl="2">
      <w:start w:val="0"/>
      <w:numFmt w:val="bullet"/>
      <w:lvlText w:val=""/>
      <w:lvlJc w:val="left"/>
      <w:pPr>
        <w:tabs>
          <w:tab w:val="num" w:pos="0"/>
        </w:tabs>
        <w:ind w:left="2588" w:hanging="219"/>
      </w:pPr>
      <w:rPr>
        <w:rFonts w:ascii="Symbol" w:hAnsi="Symbol" w:cs="Symbol" w:hint="default"/>
      </w:rPr>
    </w:lvl>
    <w:lvl w:ilvl="3">
      <w:start w:val="0"/>
      <w:numFmt w:val="bullet"/>
      <w:lvlText w:val=""/>
      <w:lvlJc w:val="left"/>
      <w:pPr>
        <w:tabs>
          <w:tab w:val="num" w:pos="0"/>
        </w:tabs>
        <w:ind w:left="3532" w:hanging="219"/>
      </w:pPr>
      <w:rPr>
        <w:rFonts w:ascii="Symbol" w:hAnsi="Symbol" w:cs="Symbol" w:hint="default"/>
      </w:rPr>
    </w:lvl>
    <w:lvl w:ilvl="4">
      <w:start w:val="0"/>
      <w:numFmt w:val="bullet"/>
      <w:lvlText w:val=""/>
      <w:lvlJc w:val="left"/>
      <w:pPr>
        <w:tabs>
          <w:tab w:val="num" w:pos="0"/>
        </w:tabs>
        <w:ind w:left="4476" w:hanging="219"/>
      </w:pPr>
      <w:rPr>
        <w:rFonts w:ascii="Symbol" w:hAnsi="Symbol" w:cs="Symbol" w:hint="default"/>
      </w:rPr>
    </w:lvl>
    <w:lvl w:ilvl="5">
      <w:start w:val="0"/>
      <w:numFmt w:val="bullet"/>
      <w:lvlText w:val=""/>
      <w:lvlJc w:val="left"/>
      <w:pPr>
        <w:tabs>
          <w:tab w:val="num" w:pos="0"/>
        </w:tabs>
        <w:ind w:left="5420" w:hanging="219"/>
      </w:pPr>
      <w:rPr>
        <w:rFonts w:ascii="Symbol" w:hAnsi="Symbol" w:cs="Symbol" w:hint="default"/>
      </w:rPr>
    </w:lvl>
    <w:lvl w:ilvl="6">
      <w:start w:val="0"/>
      <w:numFmt w:val="bullet"/>
      <w:lvlText w:val=""/>
      <w:lvlJc w:val="left"/>
      <w:pPr>
        <w:tabs>
          <w:tab w:val="num" w:pos="0"/>
        </w:tabs>
        <w:ind w:left="6364" w:hanging="219"/>
      </w:pPr>
      <w:rPr>
        <w:rFonts w:ascii="Symbol" w:hAnsi="Symbol" w:cs="Symbol" w:hint="default"/>
      </w:rPr>
    </w:lvl>
    <w:lvl w:ilvl="7">
      <w:start w:val="0"/>
      <w:numFmt w:val="bullet"/>
      <w:lvlText w:val=""/>
      <w:lvlJc w:val="left"/>
      <w:pPr>
        <w:tabs>
          <w:tab w:val="num" w:pos="0"/>
        </w:tabs>
        <w:ind w:left="7308" w:hanging="219"/>
      </w:pPr>
      <w:rPr>
        <w:rFonts w:ascii="Symbol" w:hAnsi="Symbol" w:cs="Symbol" w:hint="default"/>
      </w:rPr>
    </w:lvl>
    <w:lvl w:ilvl="8">
      <w:start w:val="0"/>
      <w:numFmt w:val="bullet"/>
      <w:lvlText w:val=""/>
      <w:lvlJc w:val="left"/>
      <w:pPr>
        <w:tabs>
          <w:tab w:val="num" w:pos="0"/>
        </w:tabs>
        <w:ind w:left="8252" w:hanging="219"/>
      </w:pPr>
      <w:rPr>
        <w:rFonts w:ascii="Symbol" w:hAnsi="Symbol" w:cs="Symbol" w:hint="default"/>
      </w:rPr>
    </w:lvl>
  </w:abstractNum>
  <w:abstractNum w:abstractNumId="3">
    <w:lvl w:ilvl="0">
      <w:start w:val="1"/>
      <w:numFmt w:val="decimal"/>
      <w:lvlText w:val="%1"/>
      <w:lvlJc w:val="left"/>
      <w:pPr>
        <w:tabs>
          <w:tab w:val="num" w:pos="0"/>
        </w:tabs>
        <w:ind w:left="586" w:hanging="431"/>
      </w:pPr>
      <w:rPr>
        <w:sz w:val="28"/>
        <w:b/>
        <w:szCs w:val="28"/>
        <w:bCs/>
        <w:w w:val="102"/>
        <w:rFonts w:ascii="Book Antiqua" w:hAnsi="Book Antiqua" w:eastAsia="Book Antiqua" w:cs="Book Antiqua"/>
      </w:rPr>
    </w:lvl>
    <w:lvl w:ilvl="1">
      <w:start w:val="1"/>
      <w:numFmt w:val="decimal"/>
      <w:lvlText w:val="%1.%2"/>
      <w:lvlJc w:val="left"/>
      <w:pPr>
        <w:tabs>
          <w:tab w:val="num" w:pos="0"/>
        </w:tabs>
        <w:ind w:left="693" w:hanging="538"/>
      </w:pPr>
      <w:rPr>
        <w:sz w:val="24"/>
        <w:b/>
        <w:szCs w:val="24"/>
        <w:bCs/>
        <w:w w:val="99"/>
        <w:rFonts w:ascii="Book Antiqua" w:hAnsi="Book Antiqua" w:eastAsia="Book Antiqua" w:cs="Book Antiqua"/>
      </w:rPr>
    </w:lvl>
    <w:lvl w:ilvl="2">
      <w:start w:val="0"/>
      <w:numFmt w:val="bullet"/>
      <w:lvlText w:val=""/>
      <w:lvlJc w:val="left"/>
      <w:pPr>
        <w:tabs>
          <w:tab w:val="num" w:pos="0"/>
        </w:tabs>
        <w:ind w:left="1748" w:hanging="538"/>
      </w:pPr>
      <w:rPr>
        <w:rFonts w:ascii="Symbol" w:hAnsi="Symbol" w:cs="Symbol" w:hint="default"/>
      </w:rPr>
    </w:lvl>
    <w:lvl w:ilvl="3">
      <w:start w:val="0"/>
      <w:numFmt w:val="bullet"/>
      <w:lvlText w:val=""/>
      <w:lvlJc w:val="left"/>
      <w:pPr>
        <w:tabs>
          <w:tab w:val="num" w:pos="0"/>
        </w:tabs>
        <w:ind w:left="2797" w:hanging="538"/>
      </w:pPr>
      <w:rPr>
        <w:rFonts w:ascii="Symbol" w:hAnsi="Symbol" w:cs="Symbol" w:hint="default"/>
      </w:rPr>
    </w:lvl>
    <w:lvl w:ilvl="4">
      <w:start w:val="0"/>
      <w:numFmt w:val="bullet"/>
      <w:lvlText w:val=""/>
      <w:lvlJc w:val="left"/>
      <w:pPr>
        <w:tabs>
          <w:tab w:val="num" w:pos="0"/>
        </w:tabs>
        <w:ind w:left="3846" w:hanging="538"/>
      </w:pPr>
      <w:rPr>
        <w:rFonts w:ascii="Symbol" w:hAnsi="Symbol" w:cs="Symbol" w:hint="default"/>
      </w:rPr>
    </w:lvl>
    <w:lvl w:ilvl="5">
      <w:start w:val="0"/>
      <w:numFmt w:val="bullet"/>
      <w:lvlText w:val=""/>
      <w:lvlJc w:val="left"/>
      <w:pPr>
        <w:tabs>
          <w:tab w:val="num" w:pos="0"/>
        </w:tabs>
        <w:ind w:left="4895" w:hanging="538"/>
      </w:pPr>
      <w:rPr>
        <w:rFonts w:ascii="Symbol" w:hAnsi="Symbol" w:cs="Symbol" w:hint="default"/>
      </w:rPr>
    </w:lvl>
    <w:lvl w:ilvl="6">
      <w:start w:val="0"/>
      <w:numFmt w:val="bullet"/>
      <w:lvlText w:val=""/>
      <w:lvlJc w:val="left"/>
      <w:pPr>
        <w:tabs>
          <w:tab w:val="num" w:pos="0"/>
        </w:tabs>
        <w:ind w:left="5944" w:hanging="538"/>
      </w:pPr>
      <w:rPr>
        <w:rFonts w:ascii="Symbol" w:hAnsi="Symbol" w:cs="Symbol" w:hint="default"/>
      </w:rPr>
    </w:lvl>
    <w:lvl w:ilvl="7">
      <w:start w:val="0"/>
      <w:numFmt w:val="bullet"/>
      <w:lvlText w:val=""/>
      <w:lvlJc w:val="left"/>
      <w:pPr>
        <w:tabs>
          <w:tab w:val="num" w:pos="0"/>
        </w:tabs>
        <w:ind w:left="6993" w:hanging="538"/>
      </w:pPr>
      <w:rPr>
        <w:rFonts w:ascii="Symbol" w:hAnsi="Symbol" w:cs="Symbol" w:hint="default"/>
      </w:rPr>
    </w:lvl>
    <w:lvl w:ilvl="8">
      <w:start w:val="0"/>
      <w:numFmt w:val="bullet"/>
      <w:lvlText w:val=""/>
      <w:lvlJc w:val="left"/>
      <w:pPr>
        <w:tabs>
          <w:tab w:val="num" w:pos="0"/>
        </w:tabs>
        <w:ind w:left="8042" w:hanging="538"/>
      </w:pPr>
      <w:rPr>
        <w:rFonts w:ascii="Symbol" w:hAnsi="Symbol" w:cs="Symbol" w:hint="default"/>
      </w:rPr>
    </w:lvl>
  </w:abstractNum>
  <w:abstractNum w:abstractNumId="4">
    <w:lvl w:ilvl="0">
      <w:start w:val="1"/>
      <w:numFmt w:val="decimal"/>
      <w:lvlText w:val="%1"/>
      <w:lvlJc w:val="left"/>
      <w:pPr>
        <w:tabs>
          <w:tab w:val="num" w:pos="0"/>
        </w:tabs>
        <w:ind w:left="483" w:hanging="328"/>
      </w:pPr>
      <w:rPr>
        <w:sz w:val="22"/>
        <w:b/>
        <w:szCs w:val="22"/>
        <w:bCs/>
        <w:w w:val="99"/>
        <w:rFonts w:ascii="Book Antiqua" w:hAnsi="Book Antiqua" w:eastAsia="Book Antiqua" w:cs="Book Antiqua"/>
        <w:color w:val="0000FF"/>
      </w:rPr>
    </w:lvl>
    <w:lvl w:ilvl="1">
      <w:start w:val="1"/>
      <w:numFmt w:val="decimal"/>
      <w:lvlText w:val="%1.%2"/>
      <w:lvlJc w:val="left"/>
      <w:pPr>
        <w:tabs>
          <w:tab w:val="num" w:pos="0"/>
        </w:tabs>
        <w:ind w:left="985" w:hanging="502"/>
      </w:pPr>
      <w:rPr>
        <w:sz w:val="22"/>
        <w:szCs w:val="22"/>
        <w:w w:val="99"/>
        <w:rFonts w:ascii="Book Antiqua" w:hAnsi="Book Antiqua" w:eastAsia="Book Antiqua" w:cs="Book Antiqua"/>
        <w:color w:val="0000FF"/>
      </w:rPr>
    </w:lvl>
    <w:lvl w:ilvl="2">
      <w:start w:val="0"/>
      <w:numFmt w:val="bullet"/>
      <w:lvlText w:val=""/>
      <w:lvlJc w:val="left"/>
      <w:pPr>
        <w:tabs>
          <w:tab w:val="num" w:pos="0"/>
        </w:tabs>
        <w:ind w:left="1997" w:hanging="502"/>
      </w:pPr>
      <w:rPr>
        <w:rFonts w:ascii="Symbol" w:hAnsi="Symbol" w:cs="Symbol" w:hint="default"/>
      </w:rPr>
    </w:lvl>
    <w:lvl w:ilvl="3">
      <w:start w:val="0"/>
      <w:numFmt w:val="bullet"/>
      <w:lvlText w:val=""/>
      <w:lvlJc w:val="left"/>
      <w:pPr>
        <w:tabs>
          <w:tab w:val="num" w:pos="0"/>
        </w:tabs>
        <w:ind w:left="3015" w:hanging="502"/>
      </w:pPr>
      <w:rPr>
        <w:rFonts w:ascii="Symbol" w:hAnsi="Symbol" w:cs="Symbol" w:hint="default"/>
      </w:rPr>
    </w:lvl>
    <w:lvl w:ilvl="4">
      <w:start w:val="0"/>
      <w:numFmt w:val="bullet"/>
      <w:lvlText w:val=""/>
      <w:lvlJc w:val="left"/>
      <w:pPr>
        <w:tabs>
          <w:tab w:val="num" w:pos="0"/>
        </w:tabs>
        <w:ind w:left="4033" w:hanging="502"/>
      </w:pPr>
      <w:rPr>
        <w:rFonts w:ascii="Symbol" w:hAnsi="Symbol" w:cs="Symbol" w:hint="default"/>
      </w:rPr>
    </w:lvl>
    <w:lvl w:ilvl="5">
      <w:start w:val="0"/>
      <w:numFmt w:val="bullet"/>
      <w:lvlText w:val=""/>
      <w:lvlJc w:val="left"/>
      <w:pPr>
        <w:tabs>
          <w:tab w:val="num" w:pos="0"/>
        </w:tabs>
        <w:ind w:left="5051" w:hanging="502"/>
      </w:pPr>
      <w:rPr>
        <w:rFonts w:ascii="Symbol" w:hAnsi="Symbol" w:cs="Symbol" w:hint="default"/>
      </w:rPr>
    </w:lvl>
    <w:lvl w:ilvl="6">
      <w:start w:val="0"/>
      <w:numFmt w:val="bullet"/>
      <w:lvlText w:val=""/>
      <w:lvlJc w:val="left"/>
      <w:pPr>
        <w:tabs>
          <w:tab w:val="num" w:pos="0"/>
        </w:tabs>
        <w:ind w:left="6068" w:hanging="502"/>
      </w:pPr>
      <w:rPr>
        <w:rFonts w:ascii="Symbol" w:hAnsi="Symbol" w:cs="Symbol" w:hint="default"/>
      </w:rPr>
    </w:lvl>
    <w:lvl w:ilvl="7">
      <w:start w:val="0"/>
      <w:numFmt w:val="bullet"/>
      <w:lvlText w:val=""/>
      <w:lvlJc w:val="left"/>
      <w:pPr>
        <w:tabs>
          <w:tab w:val="num" w:pos="0"/>
        </w:tabs>
        <w:ind w:left="7086" w:hanging="502"/>
      </w:pPr>
      <w:rPr>
        <w:rFonts w:ascii="Symbol" w:hAnsi="Symbol" w:cs="Symbol" w:hint="default"/>
      </w:rPr>
    </w:lvl>
    <w:lvl w:ilvl="8">
      <w:start w:val="0"/>
      <w:numFmt w:val="bullet"/>
      <w:lvlText w:val=""/>
      <w:lvlJc w:val="left"/>
      <w:pPr>
        <w:tabs>
          <w:tab w:val="num" w:pos="0"/>
        </w:tabs>
        <w:ind w:left="8104" w:hanging="502"/>
      </w:pPr>
      <w:rPr>
        <w:rFonts w:ascii="Symbol" w:hAnsi="Symbol" w:cs="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val="bestFit" w:percent="179"/>
  <w:trackRevisions/>
  <w:defaultTabStop w:val="720"/>
  <w:autoHyphenation w:val="true"/>
  <w:compat>
    <w:compatSetting w:name="compatibilityMode" w:uri="http://schemas.microsoft.com/office/word" w:val="12"/>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suppressAutoHyphens w:val="true"/>
      <w:bidi w:val="0"/>
      <w:spacing w:before="0" w:after="0"/>
      <w:jc w:val="left"/>
    </w:pPr>
    <w:rPr>
      <w:rFonts w:ascii="Book Antiqua" w:hAnsi="Book Antiqua" w:eastAsia="Book Antiqua" w:cs="Book Antiqua"/>
      <w:color w:val="auto"/>
      <w:kern w:val="0"/>
      <w:sz w:val="22"/>
      <w:szCs w:val="22"/>
      <w:lang w:val="en-US" w:eastAsia="en-US" w:bidi="ar-SA"/>
    </w:rPr>
  </w:style>
  <w:style w:type="paragraph" w:styleId="Heading1">
    <w:name w:val="Heading 1"/>
    <w:basedOn w:val="Normal"/>
    <w:uiPriority w:val="9"/>
    <w:qFormat/>
    <w:pPr>
      <w:ind w:left="586" w:hanging="432"/>
      <w:outlineLvl w:val="0"/>
    </w:pPr>
    <w:rPr>
      <w:b/>
      <w:bCs/>
      <w:sz w:val="28"/>
      <w:szCs w:val="28"/>
    </w:rPr>
  </w:style>
  <w:style w:type="paragraph" w:styleId="Heading2">
    <w:name w:val="Heading 2"/>
    <w:basedOn w:val="Normal"/>
    <w:uiPriority w:val="9"/>
    <w:unhideWhenUsed/>
    <w:qFormat/>
    <w:pPr>
      <w:ind w:left="693" w:hanging="539"/>
      <w:outlineLvl w:val="1"/>
    </w:pPr>
    <w:rPr>
      <w:b/>
      <w:bCs/>
      <w:sz w:val="24"/>
      <w:szCs w:val="24"/>
    </w:rPr>
  </w:style>
  <w:style w:type="paragraph" w:styleId="Heading3">
    <w:name w:val="Heading 3"/>
    <w:basedOn w:val="Normal"/>
    <w:uiPriority w:val="9"/>
    <w:unhideWhenUsed/>
    <w:qFormat/>
    <w:pPr>
      <w:spacing w:before="1" w:after="0"/>
      <w:ind w:left="302" w:right="550" w:hanging="0"/>
      <w:jc w:val="center"/>
      <w:outlineLvl w:val="2"/>
    </w:pPr>
    <w:rPr>
      <w:sz w:val="24"/>
      <w:szCs w:val="24"/>
    </w:rPr>
  </w:style>
  <w:style w:type="paragraph" w:styleId="Heading4">
    <w:name w:val="Heading 4"/>
    <w:basedOn w:val="Normal"/>
    <w:uiPriority w:val="9"/>
    <w:unhideWhenUsed/>
    <w:qFormat/>
    <w:pPr>
      <w:ind w:left="155" w:hanging="0"/>
      <w:jc w:val="both"/>
      <w:outlineLvl w:val="3"/>
    </w:pPr>
    <w:rPr>
      <w:b/>
      <w:bCs/>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uiPriority w:val="99"/>
    <w:semiHidden/>
    <w:qFormat/>
    <w:rsid w:val="006e4850"/>
    <w:rPr>
      <w:rFonts w:ascii="Segoe UI" w:hAnsi="Segoe UI" w:eastAsia="Book Antiqua" w:cs="Segoe UI"/>
      <w:sz w:val="18"/>
      <w:szCs w:val="18"/>
    </w:rPr>
  </w:style>
  <w:style w:type="character" w:styleId="Annotationreference">
    <w:name w:val="annotation reference"/>
    <w:basedOn w:val="DefaultParagraphFont"/>
    <w:uiPriority w:val="99"/>
    <w:semiHidden/>
    <w:unhideWhenUsed/>
    <w:qFormat/>
    <w:rsid w:val="006e4850"/>
    <w:rPr>
      <w:sz w:val="16"/>
      <w:szCs w:val="16"/>
    </w:rPr>
  </w:style>
  <w:style w:type="character" w:styleId="CommentTextChar" w:customStyle="1">
    <w:name w:val="Comment Text Char"/>
    <w:basedOn w:val="DefaultParagraphFont"/>
    <w:link w:val="CommentText"/>
    <w:uiPriority w:val="99"/>
    <w:semiHidden/>
    <w:qFormat/>
    <w:rsid w:val="006e4850"/>
    <w:rPr>
      <w:rFonts w:ascii="Book Antiqua" w:hAnsi="Book Antiqua" w:eastAsia="Book Antiqua" w:cs="Book Antiqua"/>
      <w:sz w:val="20"/>
      <w:szCs w:val="20"/>
    </w:rPr>
  </w:style>
  <w:style w:type="character" w:styleId="CommentSubjectChar" w:customStyle="1">
    <w:name w:val="Comment Subject Char"/>
    <w:basedOn w:val="CommentTextChar"/>
    <w:link w:val="CommentSubject"/>
    <w:uiPriority w:val="99"/>
    <w:semiHidden/>
    <w:qFormat/>
    <w:rsid w:val="006e4850"/>
    <w:rPr>
      <w:rFonts w:ascii="Book Antiqua" w:hAnsi="Book Antiqua" w:eastAsia="Book Antiqua" w:cs="Book Antiqua"/>
      <w:b/>
      <w:bCs/>
      <w:sz w:val="20"/>
      <w:szCs w:val="20"/>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uiPriority w:val="1"/>
    <w:qFormat/>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Contents1">
    <w:name w:val="TOC 1"/>
    <w:basedOn w:val="Normal"/>
    <w:uiPriority w:val="1"/>
    <w:qFormat/>
    <w:pPr>
      <w:spacing w:before="275" w:after="0"/>
      <w:ind w:left="483" w:hanging="329"/>
    </w:pPr>
    <w:rPr>
      <w:b/>
      <w:bCs/>
    </w:rPr>
  </w:style>
  <w:style w:type="paragraph" w:styleId="Contents2">
    <w:name w:val="TOC 2"/>
    <w:basedOn w:val="Normal"/>
    <w:uiPriority w:val="1"/>
    <w:qFormat/>
    <w:pPr>
      <w:spacing w:before="52" w:after="0"/>
      <w:ind w:left="985" w:hanging="503"/>
    </w:pPr>
    <w:rPr/>
  </w:style>
  <w:style w:type="paragraph" w:styleId="Title">
    <w:name w:val="Title"/>
    <w:basedOn w:val="Normal"/>
    <w:uiPriority w:val="10"/>
    <w:qFormat/>
    <w:pPr>
      <w:spacing w:before="84" w:after="0"/>
      <w:ind w:left="2409" w:hanging="1584"/>
    </w:pPr>
    <w:rPr>
      <w:sz w:val="34"/>
      <w:szCs w:val="34"/>
    </w:rPr>
  </w:style>
  <w:style w:type="paragraph" w:styleId="ListParagraph">
    <w:name w:val="List Paragraph"/>
    <w:basedOn w:val="Normal"/>
    <w:uiPriority w:val="1"/>
    <w:qFormat/>
    <w:pPr>
      <w:spacing w:before="231" w:after="0"/>
      <w:ind w:left="374" w:hanging="220"/>
    </w:pPr>
    <w:rPr/>
  </w:style>
  <w:style w:type="paragraph" w:styleId="TableParagraph" w:customStyle="1">
    <w:name w:val="Table Paragraph"/>
    <w:basedOn w:val="Normal"/>
    <w:uiPriority w:val="1"/>
    <w:qFormat/>
    <w:pPr>
      <w:spacing w:before="17" w:after="0"/>
      <w:jc w:val="center"/>
    </w:pPr>
    <w:rPr/>
  </w:style>
  <w:style w:type="paragraph" w:styleId="BalloonText">
    <w:name w:val="Balloon Text"/>
    <w:basedOn w:val="Normal"/>
    <w:link w:val="BalloonTextChar"/>
    <w:uiPriority w:val="99"/>
    <w:semiHidden/>
    <w:unhideWhenUsed/>
    <w:qFormat/>
    <w:rsid w:val="006e4850"/>
    <w:pPr/>
    <w:rPr>
      <w:rFonts w:ascii="Segoe UI" w:hAnsi="Segoe UI" w:cs="Segoe UI"/>
      <w:sz w:val="18"/>
      <w:szCs w:val="18"/>
    </w:rPr>
  </w:style>
  <w:style w:type="paragraph" w:styleId="Annotationtext">
    <w:name w:val="annotation text"/>
    <w:basedOn w:val="Normal"/>
    <w:link w:val="CommentTextChar"/>
    <w:uiPriority w:val="99"/>
    <w:semiHidden/>
    <w:unhideWhenUsed/>
    <w:qFormat/>
    <w:rsid w:val="006e4850"/>
    <w:pPr/>
    <w:rPr>
      <w:sz w:val="20"/>
      <w:szCs w:val="20"/>
    </w:rPr>
  </w:style>
  <w:style w:type="paragraph" w:styleId="Annotationsubject">
    <w:name w:val="annotation subject"/>
    <w:basedOn w:val="Annotationtext"/>
    <w:next w:val="Annotationtext"/>
    <w:link w:val="CommentSubjectChar"/>
    <w:uiPriority w:val="99"/>
    <w:semiHidden/>
    <w:unhideWhenUsed/>
    <w:qFormat/>
    <w:rsid w:val="006e4850"/>
    <w:pPr/>
    <w:rPr>
      <w:b/>
      <w:bCs/>
    </w:rPr>
  </w:style>
  <w:style w:type="paragraph" w:styleId="HeaderandFooter">
    <w:name w:val="Header and Footer"/>
    <w:basedOn w:val="Normal"/>
    <w:qFormat/>
    <w:pPr/>
    <w:rPr/>
  </w:style>
  <w:style w:type="paragraph" w:styleId="Footer">
    <w:name w:val="Footer"/>
    <w:basedOn w:val="HeaderandFooter"/>
    <w:pPr/>
    <w:rPr/>
  </w:style>
  <w:style w:type="paragraph" w:styleId="FrameContents">
    <w:name w:val="Frame Contents"/>
    <w:basedOn w:val="Normal"/>
    <w:qFormat/>
    <w:pPr/>
    <w:rPr/>
  </w:style>
  <w:style w:type="paragraph" w:styleId="Header">
    <w:name w:val="Header"/>
    <w:basedOn w:val="HeaderandFooter"/>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yhu267@wisc.edu" TargetMode="External"/><Relationship Id="rId3" Type="http://schemas.openxmlformats.org/officeDocument/2006/relationships/hyperlink" Target="https://github.com/yhu267/WebToolADAM.git" TargetMode="External"/><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header" Target="header1.xml"/><Relationship Id="rId7" Type="http://schemas.openxmlformats.org/officeDocument/2006/relationships/footer" Target="footer3.xml"/><Relationship Id="rId8" Type="http://schemas.openxmlformats.org/officeDocument/2006/relationships/header" Target="header2.xml"/><Relationship Id="rId9" Type="http://schemas.openxmlformats.org/officeDocument/2006/relationships/footer" Target="footer4.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30" Type="http://schemas.openxmlformats.org/officeDocument/2006/relationships/header" Target="header3.xml"/><Relationship Id="rId31" Type="http://schemas.openxmlformats.org/officeDocument/2006/relationships/footer" Target="footer5.xml"/><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image" Target="media/image24.png"/><Relationship Id="rId36" Type="http://schemas.openxmlformats.org/officeDocument/2006/relationships/image" Target="media/image25.png"/><Relationship Id="rId37" Type="http://schemas.openxmlformats.org/officeDocument/2006/relationships/image" Target="media/image26.png"/><Relationship Id="rId38" Type="http://schemas.openxmlformats.org/officeDocument/2006/relationships/header" Target="header4.xml"/><Relationship Id="rId39" Type="http://schemas.openxmlformats.org/officeDocument/2006/relationships/footer" Target="footer6.xml"/><Relationship Id="rId40" Type="http://schemas.openxmlformats.org/officeDocument/2006/relationships/image" Target="media/image27.jpeg"/><Relationship Id="rId41" Type="http://schemas.openxmlformats.org/officeDocument/2006/relationships/header" Target="header5.xml"/><Relationship Id="rId42" Type="http://schemas.openxmlformats.org/officeDocument/2006/relationships/footer" Target="footer7.xml"/><Relationship Id="rId43" Type="http://schemas.openxmlformats.org/officeDocument/2006/relationships/image" Target="media/image28.jpeg"/><Relationship Id="rId44" Type="http://schemas.openxmlformats.org/officeDocument/2006/relationships/header" Target="header6.xml"/><Relationship Id="rId45" Type="http://schemas.openxmlformats.org/officeDocument/2006/relationships/footer" Target="footer8.xml"/><Relationship Id="rId46" Type="http://schemas.openxmlformats.org/officeDocument/2006/relationships/image" Target="media/image29.jpeg"/><Relationship Id="rId47" Type="http://schemas.openxmlformats.org/officeDocument/2006/relationships/image" Target="media/image30.jpeg"/><Relationship Id="rId48" Type="http://schemas.openxmlformats.org/officeDocument/2006/relationships/header" Target="header7.xml"/><Relationship Id="rId49" Type="http://schemas.openxmlformats.org/officeDocument/2006/relationships/footer" Target="footer9.xml"/><Relationship Id="rId50" Type="http://schemas.openxmlformats.org/officeDocument/2006/relationships/image" Target="media/image31.jpeg"/><Relationship Id="rId51" Type="http://schemas.openxmlformats.org/officeDocument/2006/relationships/image" Target="media/image32.jpeg"/><Relationship Id="rId52" Type="http://schemas.openxmlformats.org/officeDocument/2006/relationships/header" Target="header8.xml"/><Relationship Id="rId53" Type="http://schemas.openxmlformats.org/officeDocument/2006/relationships/footer" Target="footer10.xml"/><Relationship Id="rId54" Type="http://schemas.openxmlformats.org/officeDocument/2006/relationships/image" Target="media/image33.jpeg"/><Relationship Id="rId55" Type="http://schemas.openxmlformats.org/officeDocument/2006/relationships/header" Target="header9.xml"/><Relationship Id="rId56" Type="http://schemas.openxmlformats.org/officeDocument/2006/relationships/footer" Target="footer11.xml"/><Relationship Id="rId57" Type="http://schemas.openxmlformats.org/officeDocument/2006/relationships/image" Target="media/image34.jpeg"/><Relationship Id="rId58" Type="http://schemas.openxmlformats.org/officeDocument/2006/relationships/image" Target="media/image35.png"/><Relationship Id="rId59" Type="http://schemas.openxmlformats.org/officeDocument/2006/relationships/image" Target="media/image36.png"/><Relationship Id="rId60" Type="http://schemas.openxmlformats.org/officeDocument/2006/relationships/image" Target="media/image37.jpeg"/><Relationship Id="rId61" Type="http://schemas.openxmlformats.org/officeDocument/2006/relationships/header" Target="header10.xml"/><Relationship Id="rId62" Type="http://schemas.openxmlformats.org/officeDocument/2006/relationships/footer" Target="footer12.xml"/><Relationship Id="rId63" Type="http://schemas.openxmlformats.org/officeDocument/2006/relationships/header" Target="header11.xml"/><Relationship Id="rId64" Type="http://schemas.openxmlformats.org/officeDocument/2006/relationships/footer" Target="footer13.xml"/><Relationship Id="rId65" Type="http://schemas.openxmlformats.org/officeDocument/2006/relationships/image" Target="media/image38.png"/><Relationship Id="rId66" Type="http://schemas.openxmlformats.org/officeDocument/2006/relationships/image" Target="media/image39.jpeg"/><Relationship Id="rId67" Type="http://schemas.openxmlformats.org/officeDocument/2006/relationships/header" Target="header12.xml"/><Relationship Id="rId68" Type="http://schemas.openxmlformats.org/officeDocument/2006/relationships/footer" Target="footer14.xml"/><Relationship Id="rId69" Type="http://schemas.openxmlformats.org/officeDocument/2006/relationships/header" Target="header13.xml"/><Relationship Id="rId70" Type="http://schemas.openxmlformats.org/officeDocument/2006/relationships/footer" Target="footer15.xml"/><Relationship Id="rId71" Type="http://schemas.openxmlformats.org/officeDocument/2006/relationships/image" Target="media/image40.png"/><Relationship Id="rId72" Type="http://schemas.openxmlformats.org/officeDocument/2006/relationships/header" Target="header14.xml"/><Relationship Id="rId73" Type="http://schemas.openxmlformats.org/officeDocument/2006/relationships/footer" Target="footer16.xml"/><Relationship Id="rId74" Type="http://schemas.openxmlformats.org/officeDocument/2006/relationships/image" Target="media/image41.png"/><Relationship Id="rId75" Type="http://schemas.openxmlformats.org/officeDocument/2006/relationships/image" Target="media/image42.png"/><Relationship Id="rId76" Type="http://schemas.openxmlformats.org/officeDocument/2006/relationships/header" Target="header15.xml"/><Relationship Id="rId77" Type="http://schemas.openxmlformats.org/officeDocument/2006/relationships/footer" Target="footer17.xml"/><Relationship Id="rId78" Type="http://schemas.openxmlformats.org/officeDocument/2006/relationships/image" Target="media/image43.png"/><Relationship Id="rId79" Type="http://schemas.openxmlformats.org/officeDocument/2006/relationships/image" Target="media/image44.jpeg"/><Relationship Id="rId80" Type="http://schemas.openxmlformats.org/officeDocument/2006/relationships/header" Target="header16.xml"/><Relationship Id="rId81" Type="http://schemas.openxmlformats.org/officeDocument/2006/relationships/footer" Target="footer18.xml"/><Relationship Id="rId82" Type="http://schemas.openxmlformats.org/officeDocument/2006/relationships/header" Target="header17.xml"/><Relationship Id="rId83" Type="http://schemas.openxmlformats.org/officeDocument/2006/relationships/footer" Target="footer19.xml"/><Relationship Id="rId84" Type="http://schemas.openxmlformats.org/officeDocument/2006/relationships/header" Target="header18.xml"/><Relationship Id="rId85" Type="http://schemas.openxmlformats.org/officeDocument/2006/relationships/footer" Target="footer20.xml"/><Relationship Id="rId86" Type="http://schemas.openxmlformats.org/officeDocument/2006/relationships/image" Target="media/image45.jpeg"/><Relationship Id="rId87" Type="http://schemas.openxmlformats.org/officeDocument/2006/relationships/header" Target="header19.xml"/><Relationship Id="rId88" Type="http://schemas.openxmlformats.org/officeDocument/2006/relationships/footer" Target="footer21.xml"/><Relationship Id="rId89" Type="http://schemas.openxmlformats.org/officeDocument/2006/relationships/image" Target="media/image46.png"/><Relationship Id="rId90" Type="http://schemas.openxmlformats.org/officeDocument/2006/relationships/image" Target="media/image47.png"/><Relationship Id="rId91" Type="http://schemas.openxmlformats.org/officeDocument/2006/relationships/image" Target="media/image48.png"/><Relationship Id="rId92" Type="http://schemas.openxmlformats.org/officeDocument/2006/relationships/image" Target="media/image49.png"/><Relationship Id="rId93" Type="http://schemas.openxmlformats.org/officeDocument/2006/relationships/image" Target="media/image50.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3.png"/><Relationship Id="rId97" Type="http://schemas.openxmlformats.org/officeDocument/2006/relationships/image" Target="media/image54.png"/><Relationship Id="rId98" Type="http://schemas.openxmlformats.org/officeDocument/2006/relationships/image" Target="media/image55.png"/><Relationship Id="rId99" Type="http://schemas.openxmlformats.org/officeDocument/2006/relationships/image" Target="media/image56.png"/><Relationship Id="rId100" Type="http://schemas.openxmlformats.org/officeDocument/2006/relationships/image" Target="media/image57.png"/><Relationship Id="rId101" Type="http://schemas.openxmlformats.org/officeDocument/2006/relationships/image" Target="media/image58.png"/><Relationship Id="rId102" Type="http://schemas.openxmlformats.org/officeDocument/2006/relationships/image" Target="media/image59.png"/><Relationship Id="rId103" Type="http://schemas.openxmlformats.org/officeDocument/2006/relationships/header" Target="header20.xml"/><Relationship Id="rId104" Type="http://schemas.openxmlformats.org/officeDocument/2006/relationships/footer" Target="footer22.xml"/><Relationship Id="rId105" Type="http://schemas.openxmlformats.org/officeDocument/2006/relationships/header" Target="header21.xml"/><Relationship Id="rId106" Type="http://schemas.openxmlformats.org/officeDocument/2006/relationships/footer" Target="footer23.xml"/><Relationship Id="rId107" Type="http://schemas.openxmlformats.org/officeDocument/2006/relationships/image" Target="media/image60.jpeg"/><Relationship Id="rId108" Type="http://schemas.openxmlformats.org/officeDocument/2006/relationships/header" Target="header22.xml"/><Relationship Id="rId109" Type="http://schemas.openxmlformats.org/officeDocument/2006/relationships/footer" Target="footer24.xml"/><Relationship Id="rId110" Type="http://schemas.openxmlformats.org/officeDocument/2006/relationships/header" Target="header23.xml"/><Relationship Id="rId111" Type="http://schemas.openxmlformats.org/officeDocument/2006/relationships/footer" Target="footer25.xml"/><Relationship Id="rId112" Type="http://schemas.openxmlformats.org/officeDocument/2006/relationships/image" Target="media/image61.jpeg"/><Relationship Id="rId113" Type="http://schemas.openxmlformats.org/officeDocument/2006/relationships/image" Target="media/image62.png"/><Relationship Id="rId114" Type="http://schemas.openxmlformats.org/officeDocument/2006/relationships/header" Target="header24.xml"/><Relationship Id="rId115" Type="http://schemas.openxmlformats.org/officeDocument/2006/relationships/footer" Target="footer26.xml"/><Relationship Id="rId116" Type="http://schemas.openxmlformats.org/officeDocument/2006/relationships/image" Target="media/image63.png"/><Relationship Id="rId117" Type="http://schemas.openxmlformats.org/officeDocument/2006/relationships/image" Target="media/image64.png"/><Relationship Id="rId118" Type="http://schemas.openxmlformats.org/officeDocument/2006/relationships/image" Target="media/image65.png"/><Relationship Id="rId119" Type="http://schemas.openxmlformats.org/officeDocument/2006/relationships/image" Target="media/image66.png"/><Relationship Id="rId120" Type="http://schemas.openxmlformats.org/officeDocument/2006/relationships/image" Target="media/image67.png"/><Relationship Id="rId121" Type="http://schemas.openxmlformats.org/officeDocument/2006/relationships/image" Target="media/image68.png"/><Relationship Id="rId122" Type="http://schemas.openxmlformats.org/officeDocument/2006/relationships/image" Target="media/image69.png"/><Relationship Id="rId123" Type="http://schemas.openxmlformats.org/officeDocument/2006/relationships/image" Target="media/image70.png"/><Relationship Id="rId124" Type="http://schemas.openxmlformats.org/officeDocument/2006/relationships/image" Target="media/image71.png"/><Relationship Id="rId125" Type="http://schemas.openxmlformats.org/officeDocument/2006/relationships/image" Target="media/image72.png"/><Relationship Id="rId126" Type="http://schemas.openxmlformats.org/officeDocument/2006/relationships/header" Target="header25.xml"/><Relationship Id="rId127" Type="http://schemas.openxmlformats.org/officeDocument/2006/relationships/footer" Target="footer27.xml"/><Relationship Id="rId128" Type="http://schemas.openxmlformats.org/officeDocument/2006/relationships/image" Target="media/image73.png"/><Relationship Id="rId129" Type="http://schemas.openxmlformats.org/officeDocument/2006/relationships/header" Target="header26.xml"/><Relationship Id="rId130" Type="http://schemas.openxmlformats.org/officeDocument/2006/relationships/footer" Target="footer28.xml"/><Relationship Id="rId131" Type="http://schemas.openxmlformats.org/officeDocument/2006/relationships/image" Target="media/image74.png"/><Relationship Id="rId132" Type="http://schemas.openxmlformats.org/officeDocument/2006/relationships/image" Target="media/image75.jpeg"/><Relationship Id="rId133" Type="http://schemas.openxmlformats.org/officeDocument/2006/relationships/header" Target="header27.xml"/><Relationship Id="rId134" Type="http://schemas.openxmlformats.org/officeDocument/2006/relationships/footer" Target="footer29.xml"/><Relationship Id="rId135" Type="http://schemas.openxmlformats.org/officeDocument/2006/relationships/image" Target="media/image76.jpeg"/><Relationship Id="rId136" Type="http://schemas.openxmlformats.org/officeDocument/2006/relationships/header" Target="header28.xml"/><Relationship Id="rId137" Type="http://schemas.openxmlformats.org/officeDocument/2006/relationships/footer" Target="footer30.xml"/><Relationship Id="rId138" Type="http://schemas.openxmlformats.org/officeDocument/2006/relationships/image" Target="media/image77.jpeg"/><Relationship Id="rId139" Type="http://schemas.openxmlformats.org/officeDocument/2006/relationships/image" Target="media/image78.jpeg"/><Relationship Id="rId140" Type="http://schemas.openxmlformats.org/officeDocument/2006/relationships/header" Target="header29.xml"/><Relationship Id="rId141" Type="http://schemas.openxmlformats.org/officeDocument/2006/relationships/footer" Target="footer31.xml"/><Relationship Id="rId142" Type="http://schemas.openxmlformats.org/officeDocument/2006/relationships/image" Target="media/image79.png"/><Relationship Id="rId143" Type="http://schemas.openxmlformats.org/officeDocument/2006/relationships/header" Target="header30.xml"/><Relationship Id="rId144" Type="http://schemas.openxmlformats.org/officeDocument/2006/relationships/footer" Target="footer32.xml"/><Relationship Id="rId145" Type="http://schemas.openxmlformats.org/officeDocument/2006/relationships/header" Target="header31.xml"/><Relationship Id="rId146" Type="http://schemas.openxmlformats.org/officeDocument/2006/relationships/footer" Target="footer33.xml"/><Relationship Id="rId147" Type="http://schemas.openxmlformats.org/officeDocument/2006/relationships/header" Target="header32.xml"/><Relationship Id="rId148" Type="http://schemas.openxmlformats.org/officeDocument/2006/relationships/footer" Target="footer34.xml"/><Relationship Id="rId149" Type="http://schemas.openxmlformats.org/officeDocument/2006/relationships/image" Target="media/image80.png"/><Relationship Id="rId150" Type="http://schemas.openxmlformats.org/officeDocument/2006/relationships/image" Target="media/image81.png"/><Relationship Id="rId151" Type="http://schemas.openxmlformats.org/officeDocument/2006/relationships/header" Target="header33.xml"/><Relationship Id="rId152" Type="http://schemas.openxmlformats.org/officeDocument/2006/relationships/footer" Target="footer35.xml"/><Relationship Id="rId153" Type="http://schemas.openxmlformats.org/officeDocument/2006/relationships/image" Target="media/image82.png"/><Relationship Id="rId154" Type="http://schemas.openxmlformats.org/officeDocument/2006/relationships/header" Target="header34.xml"/><Relationship Id="rId155" Type="http://schemas.openxmlformats.org/officeDocument/2006/relationships/footer" Target="footer36.xml"/><Relationship Id="rId156" Type="http://schemas.openxmlformats.org/officeDocument/2006/relationships/image" Target="media/image83.jpeg"/><Relationship Id="rId157" Type="http://schemas.openxmlformats.org/officeDocument/2006/relationships/header" Target="header35.xml"/><Relationship Id="rId158" Type="http://schemas.openxmlformats.org/officeDocument/2006/relationships/footer" Target="footer37.xml"/><Relationship Id="rId159" Type="http://schemas.openxmlformats.org/officeDocument/2006/relationships/header" Target="header36.xml"/><Relationship Id="rId160" Type="http://schemas.openxmlformats.org/officeDocument/2006/relationships/footer" Target="footer38.xml"/><Relationship Id="rId161" Type="http://schemas.openxmlformats.org/officeDocument/2006/relationships/header" Target="header37.xml"/><Relationship Id="rId162" Type="http://schemas.openxmlformats.org/officeDocument/2006/relationships/footer" Target="footer39.xml"/><Relationship Id="rId163" Type="http://schemas.openxmlformats.org/officeDocument/2006/relationships/comments" Target="comments.xml"/><Relationship Id="rId164" Type="http://schemas.openxmlformats.org/officeDocument/2006/relationships/numbering" Target="numbering.xml"/><Relationship Id="rId165" Type="http://schemas.openxmlformats.org/officeDocument/2006/relationships/fontTable" Target="fontTable.xml"/><Relationship Id="rId166" Type="http://schemas.openxmlformats.org/officeDocument/2006/relationships/settings" Target="settings.xml"/><Relationship Id="rId167" Type="http://schemas.openxmlformats.org/officeDocument/2006/relationships/theme" Target="theme/theme1.xml"/><Relationship Id="rId168"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FA15B-B1C0-4CCA-A894-EBD6FE584B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Application>LibreOffice/7.0.0.3$Windows_X86_64 LibreOffice_project/8061b3e9204bef6b321a21033174034a5e2ea88e</Application>
  <Pages>49</Pages>
  <Words>9275</Words>
  <Characters>45183</Characters>
  <CharactersWithSpaces>53911</CharactersWithSpaces>
  <Paragraphs>558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2020-09-15T14:52:00Z</dcterms:created>
  <dc:creator/>
  <dc:description/>
  <dc:language>en-US</dc:language>
  <cp:lastModifiedBy/>
  <dcterms:modified xsi:type="dcterms:W3CDTF">2020-09-15T12:33:55Z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2020-09-12T00:00:00Z</vt:filetime>
  </property>
  <property fmtid="{D5CDD505-2E9C-101B-9397-08002B2CF9AE}" pid="4" name="Creator">
    <vt:lpwstr>LaTeX with hyperref</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2020-09-15T00:00:00Z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